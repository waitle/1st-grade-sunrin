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6C4" w:rsidRPr="007C56C4" w:rsidRDefault="003905EB" w:rsidP="007C56C4">
      <w:pPr>
        <w:widowControl/>
        <w:wordWrap/>
        <w:autoSpaceDE/>
        <w:autoSpaceDN/>
        <w:spacing w:beforeAutospacing="1" w:after="0" w:afterAutospacing="1" w:line="270" w:lineRule="atLeast"/>
        <w:jc w:val="center"/>
        <w:outlineLvl w:val="0"/>
        <w:rPr>
          <w:rFonts w:ascii="Arial" w:eastAsia="굴림" w:hAnsi="Arial" w:cs="Arial"/>
          <w:b/>
          <w:bCs/>
          <w:color w:val="000000"/>
          <w:kern w:val="36"/>
          <w:sz w:val="72"/>
          <w:szCs w:val="72"/>
        </w:rPr>
      </w:pPr>
      <w:r>
        <w:rPr>
          <w:rFonts w:ascii="Arial" w:eastAsia="굴림" w:hAnsi="Arial" w:cs="Arial" w:hint="eastAsia"/>
          <w:b/>
          <w:bCs/>
          <w:color w:val="000000"/>
          <w:kern w:val="36"/>
          <w:sz w:val="72"/>
          <w:szCs w:val="72"/>
        </w:rPr>
        <w:t>AR</w:t>
      </w:r>
      <w:bookmarkStart w:id="0" w:name="_GoBack"/>
      <w:bookmarkEnd w:id="0"/>
      <w:r>
        <w:rPr>
          <w:rFonts w:ascii="Arial" w:eastAsia="굴림" w:hAnsi="Arial" w:cs="Arial" w:hint="eastAsia"/>
          <w:b/>
          <w:bCs/>
          <w:color w:val="000000"/>
          <w:kern w:val="36"/>
          <w:sz w:val="72"/>
          <w:szCs w:val="72"/>
        </w:rPr>
        <w:t xml:space="preserve">M cortex a </w:t>
      </w:r>
      <w:r>
        <w:rPr>
          <w:rFonts w:ascii="Arial" w:eastAsia="굴림" w:hAnsi="Arial" w:cs="Arial"/>
          <w:b/>
          <w:bCs/>
          <w:color w:val="000000"/>
          <w:kern w:val="36"/>
          <w:sz w:val="72"/>
          <w:szCs w:val="72"/>
        </w:rPr>
        <w:t>series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hyperlink r:id="rId5" w:anchor="toc" w:history="1"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u w:val="single"/>
            <w:bdr w:val="none" w:sz="0" w:space="0" w:color="auto" w:frame="1"/>
          </w:rPr>
          <w:t>1</w:t>
        </w:r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종류</w:t>
      </w:r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 </w:t>
      </w:r>
      <w:hyperlink r:id="rId6" w:anchor="s-1" w:history="1"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ARMv7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부터다</w:t>
      </w:r>
      <w:proofErr w:type="spellEnd"/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ARMv6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만들어진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해당되지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2013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기준으로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후속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공개되었고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둘을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비롯해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제작하는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아키텍쳐까지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활발히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만들어지고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1"/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</w:pPr>
      <w:hyperlink r:id="rId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 ARMv7 </w:t>
      </w:r>
      <w:hyperlink r:id="rId9" w:anchor="s-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0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11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Cortex-A5 </w:t>
      </w:r>
      <w:hyperlink r:id="rId12" w:anchor="s-1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2343150"/>
            <wp:effectExtent l="0" t="0" r="0" b="0"/>
            <wp:docPr id="21" name="그림 21" descr="http://www.arm.com/images/Cortex_A5_large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rm.com/images/Cortex_A5_large.png?width=3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4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2009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저사양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만들어진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낮다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대체하는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개발되었기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약간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상회하는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소모율은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수준을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보여준다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아직도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흐르고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넘치는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및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ARM9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라이센스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취득사가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대체재로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있도록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독려하고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임베디드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시스템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뿐만이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아니라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저사양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5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종종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역시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스냅드래곤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잡아두었다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쿼드코어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구성이라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하더라도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" w:tooltip="옴니아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옴니아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들어간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붙여놓은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기대하기는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어렵다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[</w:t>
      </w:r>
      <w:hyperlink r:id="rId1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19" w:anchor="s-1.1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362200" cy="1771650"/>
            <wp:effectExtent l="0" t="0" r="0" b="0"/>
            <wp:docPr id="20" name="그림 20" descr="http://ascii.jp/elem/000/000/579/579266/Photo12_248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scii.jp/elem/000/000/579/579266/Photo12_248x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1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[JPG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8-pipeline</w:t>
      </w:r>
    </w:p>
    <w:p w:rsidR="00796F0B" w:rsidRPr="00796F0B" w:rsidRDefault="00796F0B" w:rsidP="00796F0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(DE) - 64k</w:t>
      </w:r>
    </w:p>
    <w:p w:rsidR="00796F0B" w:rsidRPr="00796F0B" w:rsidRDefault="00796F0B" w:rsidP="00796F0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SIMD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외장형태로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</w:t>
      </w:r>
    </w:p>
    <w:p w:rsidR="00796F0B" w:rsidRPr="00796F0B" w:rsidRDefault="00796F0B" w:rsidP="00796F0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2~3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A-ALU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B-Load/Store -AGU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 -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-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옵션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유일하게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필요에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형태이다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준수하기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아무리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저사양이라고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불리는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120%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2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23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Cortex-A7 </w:t>
      </w:r>
      <w:hyperlink r:id="rId24" w:anchor="s-1.1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3333750" cy="2733675"/>
            <wp:effectExtent l="0" t="0" r="0" b="9525"/>
            <wp:docPr id="19" name="그림 19" descr="http://www.arm.com/images/Cortex_A7_large.png?width=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rm.com/images/Cortex_A7_large.png?width=3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6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하반기에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엔트리급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마이크로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전체적으로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연장선상에서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진보로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수준이지만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적다</w:t>
      </w:r>
      <w:hyperlink r:id="rId27" w:anchor="fn1" w:tooltip="다만 전력소모 절감은 마이크로 아키텍처 개선에 의한 것도 있지만 공정미세화에 의한 것도 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목표대로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$500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$100 ~ 200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9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만들어준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주역이다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특징이었던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NEON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및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간단한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고성능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자비없는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소모량을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보완하기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big.LITTLE</w:t>
      </w:r>
      <w:proofErr w:type="spellEnd"/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솔루션에서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LITTLE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담당한다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성능역시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않고</w:t>
      </w:r>
      <w:hyperlink r:id="rId30" w:anchor="fn2" w:tooltip="[[삼성전자]] [[엑시노스]] 5410의 LITTLE 코어와 [[nVIDIA Tegra]] 3의 성능이 비슷한 결과가 있기도 했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양산도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쉽기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이루어진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미디어텍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그리고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여러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중국산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업체를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중심으로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활성화되고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31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32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33" w:anchor="s-1.1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38675" cy="3448050"/>
            <wp:effectExtent l="0" t="0" r="9525" b="0"/>
            <wp:docPr id="18" name="그림 18" descr="http://www.wired.com/insights/wp-content/uploads/2011/10/arma7-a7pip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ired.com/insights/wp-content/uploads/2011/10/arma7-a7pipelin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5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8-pipeline + Superscalar</w:t>
      </w:r>
    </w:p>
    <w:p w:rsidR="00796F0B" w:rsidRPr="00796F0B" w:rsidRDefault="00796F0B" w:rsidP="00796F0B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(DE) - 128k</w:t>
      </w:r>
    </w:p>
    <w:p w:rsidR="00796F0B" w:rsidRPr="00796F0B" w:rsidRDefault="00796F0B" w:rsidP="00796F0B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= 1</w:t>
      </w:r>
    </w:p>
    <w:p w:rsidR="00796F0B" w:rsidRPr="00796F0B" w:rsidRDefault="00796F0B" w:rsidP="00796F0B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(in)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L2 Cache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(A~E)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 - ALU(in)-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 - ALU(in)-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+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C -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D - Dual issue-Superscalar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E - load/store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저전력을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코어답게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간단한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보여주고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방식이지만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L2 Cache, NEON SIMD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진보적인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도입함에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실제로는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보여주고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Cortex-A7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특징으로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Dual-Issue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Supersclar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추가하여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제한적으로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가능하도록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A8/A9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달리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pipeline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안으로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연산유닛을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통합함으로써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향상시키고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36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37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1.1.3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Cortex-A8 </w:t>
      </w:r>
      <w:hyperlink r:id="rId38" w:anchor="s-1.1.3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3333750" cy="2790825"/>
            <wp:effectExtent l="0" t="0" r="0" b="9525"/>
            <wp:docPr id="17" name="그림 17" descr="http://www.arm.com/images/Cortex_A8_large.png?width=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rm.com/images/Cortex_A8_large.png?width=3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40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2005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중반기에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세대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비교했을때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변경점은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2issue in-order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슈퍼스칼라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처리구조가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NEON SIMD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클럭당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처리능력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멀티미디어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데이터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부동소수점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연산능력이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1" w:tooltip="ARM Holdings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2" w:tooltip="Texas Instruments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Texas Instruments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3" w:tooltip="OMAP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OMAP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34XX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밖에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끌어올리지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못했기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4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돌파</w:t>
      </w:r>
      <w:hyperlink r:id="rId45" w:anchor="fn3" w:tooltip="[[ARM Holdings|ARM]]에서는 800 MHz이 한계라 보고 [[삼성전자]]를 만류했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[3]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리비전을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끌어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올림에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보편적인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2005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발표되었지만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적용하여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실제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제품군이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나오기까지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3~4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걸리기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본격적으로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2009-2010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옴니아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HD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그나마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리소스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먼저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6" w:tooltip="애플(기업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애플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7" w:tooltip="아이폰 3GS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아이폰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3GS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8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49" w:tooltip="삼성전자 허밍버드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S5PC100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600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50" w:tooltip="옴니아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옴니아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눌러버렸다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hyperlink r:id="rId51" w:tooltip="옴니아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옴니아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고클럭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감안해도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체감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퍼포먼스의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차이는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52" w:tooltip="운영체제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운영체제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차이를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감안해도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극명하게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사례가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53" w:tooltip="안드로이드(OS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안드로이드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54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활발히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덩달아서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활발히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동세대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비교대상이었던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5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S1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및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아키텍쳐보다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클럭대비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뛰어나다는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평가를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받는다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56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57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1.1.3.1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58" w:anchor="s-1.1.3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762500" cy="2428875"/>
            <wp:effectExtent l="0" t="0" r="0" b="9525"/>
            <wp:docPr id="16" name="그림 16" descr="http://noel.feld.cvut.cz/vyu/scs/prezentace2007/ARM-Cortex-A8/images/mikrostrukturaOb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oel.feld.cvut.cz/vyu/scs/prezentace2007/ARM-Cortex-A8/images/mikrostrukturaObr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60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[JPG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</w:p>
    <w:p w:rsidR="00796F0B" w:rsidRPr="00796F0B" w:rsidRDefault="00796F0B" w:rsidP="00796F0B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분배기에서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연산모듈로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 - ALU/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MUL :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및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 -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C - LS -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스토어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61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62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1.1.4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Cortex-A9 </w:t>
      </w:r>
      <w:hyperlink r:id="rId63" w:anchor="s-1.1.4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2343150"/>
            <wp:effectExtent l="0" t="0" r="0" b="0"/>
            <wp:docPr id="15" name="그림 15" descr="http://www.arm.com/images/Cortex_A9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rm.com/images/Cortex_A9.png?width=30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65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2007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후속작으로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존재한다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첫번째로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쿼드코어까지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가능해졌다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두번째로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 SMID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강화로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첫번쨰로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내장화했다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세번째는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66" w:tgtFrame="_blank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비순차적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명령어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처리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도입같은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변화점이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마찬가지로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본격적인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투입은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느렸다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2011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begin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instrText xml:space="preserve"> HYPERLINK "https://mirror.enha.kr/wiki/nVIDIA%20Tegra" \o "nVIDIA Tegra" </w:instrTex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separate"/>
      </w:r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>nVIDIA</w:t>
      </w:r>
      <w:proofErr w:type="spellEnd"/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 xml:space="preserve"> Tegra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end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제품이었다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67" w:anchor="fn4" w:tooltip="다만, Cortex-A8이 시장에 본격적으로 사용되기 시작한 기간이 5년 이라는 것을 비교해 볼 때 시장 출시 주기가 점점 빨라지고 있다는 것을 알수 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[4]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더군다나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본격화된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68" w:tooltip="안드로이드(OS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안드로이드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69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열풍은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정점을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찍게된다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70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71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4210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72" w:tooltip="갤럭시 S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갤럭시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S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성공으로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가세되었기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뿐만이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아니라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진보한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클럭당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성능비도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증가했으며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멀티코어화로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성능상승폭은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코어수에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비례하기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단순이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효과보다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이러한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대응하기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고클럭화를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1.5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달성하지만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태생적으로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클럭대비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밀리기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놓치고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발열은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발열대로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놓치게되었다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나오지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73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이미지가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하락하게된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원흉이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74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75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1.1.4.1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76" w:anchor="s-1.1.4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직사각형 14" descr="cortex-a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3FE8E" id="직사각형 14" o:spid="_x0000_s1026" alt="cortex-a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OskYrnYAgAA0gUAAA4AAAAAAAAAAAAAAAAALgIAAGRycy9lMm9E&#10;b2MueG1sUEsBAi0AFAAGAAgAAAAhAEyg6SzYAAAAAwEAAA8AAAAAAAAAAAAAAAAAMgUAAGRycy9k&#10;b3ducmV2LnhtbFBLBQYAAAAABAAEAPMAAAA3BgAAAAA=&#10;" filled="f" stroked="f">
                <o:lock v:ext="edit" aspectratio="t"/>
                <w10:anchorlock/>
              </v:rect>
            </w:pict>
          </mc:Fallback>
        </mc:AlternateConten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8~11-pipeline</w:t>
      </w:r>
    </w:p>
    <w:p w:rsidR="00796F0B" w:rsidRPr="00796F0B" w:rsidRDefault="00796F0B" w:rsidP="00796F0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(DE) - 64k</w:t>
      </w:r>
    </w:p>
    <w:p w:rsidR="00796F0B" w:rsidRPr="00796F0B" w:rsidRDefault="00796F0B" w:rsidP="00796F0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= 1</w:t>
      </w:r>
    </w:p>
    <w:p w:rsidR="00796F0B" w:rsidRPr="00796F0B" w:rsidRDefault="00796F0B" w:rsidP="00796F0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3+1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(in)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A1 - ALU(out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 :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A2 - ALU(out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) :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+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 - Load/Store - AGU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C -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(in)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처리방법에서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진보한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개요도에서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있듯이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파란색의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연산유닛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AGU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두번째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일종의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유닛으로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Issue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분배기에서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파견량은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연산모듈에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보낼수는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만회하기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대용량의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77" w:tooltip="운영체제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운영체제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필요하다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78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79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1.1.5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Cortex-A12 </w:t>
      </w:r>
      <w:hyperlink r:id="rId80" w:anchor="s-1.1.5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2390775"/>
            <wp:effectExtent l="0" t="0" r="0" b="9525"/>
            <wp:docPr id="13" name="그림 13" descr="http://www.arm.com/images/Cortex-A12_203px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arm.com/images/Cortex-A12_203px.png?width=30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82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2013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전반적으로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혼용하여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전성비를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높이는데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주력한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아키텍쳐이다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A15/A7==&gt;A57/A53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다르게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갑툭튀한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느낌이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제품화될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시기인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메인스트림인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A57/A53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시기와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겹치게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상황이기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그런데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타겟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시점에서는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저가양산라인으로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포지션하게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GF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TSMC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28nm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예정이고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A57/A53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하이엔드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제품들은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20/16/14nm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라인에서의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생산을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관점에서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시점에서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생산단가가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떨어질대로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떨어지게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28nm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아키텍쳐로는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전력소모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좋다고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힘들어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제한되고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그것보다도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복잡한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A57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더더욱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28nm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수준에서는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부적합하다고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추정할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28nm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저성능의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A7/A9/A53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한정되면서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중간급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비어버리는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원래는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시기적으로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미들레인지로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내려오면서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채워넣었어야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채워넣어야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비교했을때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늘어났고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예측기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(Branch Predictor)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미드레인지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라인업이지만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Cortex-A7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조합해서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big.LITTLE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전반적인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애플의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Swift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예측되고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구조적으로는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요소들을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최소한으로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잘라내어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추측된다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del w:id="1" w:author="Unknown">
        <w:r w:rsidRPr="00796F0B">
          <w:rPr>
            <w:rFonts w:ascii="Arial" w:eastAsia="굴림" w:hAnsi="Arial" w:cs="Arial"/>
            <w:color w:val="000000"/>
            <w:kern w:val="0"/>
            <w:sz w:val="18"/>
            <w:szCs w:val="18"/>
          </w:rPr>
          <w:delText>2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83" w:tgtFrame="_blank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 xml:space="preserve">ARM 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공식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홈페이지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통합되었다고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발표했다</w:t>
      </w:r>
      <w:del w:id="2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begin"/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InstrText xml:space="preserve"> </w:delInstrText>
        </w:r>
        <w:r w:rsidRPr="00796F0B">
          <w:rPr>
            <w:rFonts w:ascii="Arial" w:eastAsia="굴림" w:hAnsi="Arial" w:cs="Arial" w:hint="eastAsia"/>
            <w:color w:val="7F7F7F"/>
            <w:kern w:val="0"/>
            <w:sz w:val="18"/>
            <w:szCs w:val="18"/>
          </w:rPr>
          <w:delInstrText>HYPERLINK "https://mirror.enha.kr/wiki/%EC%98%88%ED%86%A0%EC%A0%84%EC%83%9D" \o "</w:delInstrText>
        </w:r>
        <w:r w:rsidRPr="00796F0B">
          <w:rPr>
            <w:rFonts w:ascii="Arial" w:eastAsia="굴림" w:hAnsi="Arial" w:cs="Arial" w:hint="eastAsia"/>
            <w:color w:val="7F7F7F"/>
            <w:kern w:val="0"/>
            <w:sz w:val="18"/>
            <w:szCs w:val="18"/>
          </w:rPr>
          <w:delInstrText>예토전생</w:delInstrText>
        </w:r>
        <w:r w:rsidRPr="00796F0B">
          <w:rPr>
            <w:rFonts w:ascii="Arial" w:eastAsia="굴림" w:hAnsi="Arial" w:cs="Arial" w:hint="eastAsia"/>
            <w:color w:val="7F7F7F"/>
            <w:kern w:val="0"/>
            <w:sz w:val="18"/>
            <w:szCs w:val="18"/>
          </w:rPr>
          <w:delInstrText>"</w:delInstr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InstrText xml:space="preserve"> </w:delInstr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separate"/>
        </w:r>
        <w:r w:rsidRPr="00796F0B">
          <w:rPr>
            <w:rFonts w:ascii="Arial" w:eastAsia="굴림" w:hAnsi="Arial" w:cs="Arial"/>
            <w:color w:val="AA8CC5"/>
            <w:kern w:val="0"/>
            <w:sz w:val="18"/>
            <w:szCs w:val="18"/>
            <w:u w:val="single"/>
            <w:bdr w:val="none" w:sz="0" w:space="0" w:color="auto" w:frame="1"/>
          </w:rPr>
          <w:delText>예토전생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end"/>
        </w:r>
      </w:del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84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85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1.1.5.1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86" w:anchor="s-1.1.5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직사각형 12" descr="cortex-a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107361" id="직사각형 12" o:spid="_x0000_s1026" alt="cortex-a12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3NS242QIAANM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10~12-pipeline</w:t>
      </w:r>
    </w:p>
    <w:p w:rsidR="00796F0B" w:rsidRPr="00796F0B" w:rsidRDefault="00796F0B" w:rsidP="00796F0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(DE) - 128k</w:t>
      </w:r>
    </w:p>
    <w:p w:rsidR="00796F0B" w:rsidRPr="00796F0B" w:rsidRDefault="00796F0B" w:rsidP="00796F0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(Rename &amp; Dispatch) = 2</w:t>
      </w:r>
    </w:p>
    <w:p w:rsidR="00796F0B" w:rsidRPr="00796F0B" w:rsidRDefault="00796F0B" w:rsidP="00796F0B">
      <w:pPr>
        <w:widowControl/>
        <w:numPr>
          <w:ilvl w:val="0"/>
          <w:numId w:val="5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hyperlink r:id="rId87" w:anchor="fn5" w:tooltip="밑에서 각 A,B,C로 지칭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[5]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A1- ALU(out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 :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+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A2- ALU(out) :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+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B1- load/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store(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out) - AGU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B2- load/store(out)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C1-NEONvfp (out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C2-NEONvfp (out)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파란색이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모듈에서만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유닛에서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마찬가지로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분리구조를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체택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SMID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담당하며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나머지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발행기가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AGU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관리한다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담당하며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까지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밖에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못했기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개선점이다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88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89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1.1.6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Cortex-A15 </w:t>
      </w:r>
      <w:hyperlink r:id="rId90" w:anchor="s-1.1.6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2343150"/>
            <wp:effectExtent l="0" t="0" r="0" b="0"/>
            <wp:docPr id="11" name="그림 11" descr="http://www.arm.com/images/Cortex_A15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rm.com/images/Cortex_A15.png?width=30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92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2010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후속작이다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빠르지만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del w:id="3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즉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위에서부터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읽었다면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했던말을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또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들을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수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있다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.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저전력화한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전작인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배수만을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예측기연산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내장화를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실시했다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처리방식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보여준다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처리능력에서는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초기형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수준의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X86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아키텍쳐들과도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견줄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수준이다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추구하던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저전력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코어로서의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이점을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상당히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잃었다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것인데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...</w:t>
      </w:r>
      <w:proofErr w:type="gramEnd"/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del w:id="4" w:author="Unknown">
        <w:r w:rsidRPr="00796F0B">
          <w:rPr>
            <w:rFonts w:ascii="Arial" w:eastAsia="굴림" w:hAnsi="Arial" w:cs="Arial"/>
            <w:color w:val="000000"/>
            <w:kern w:val="0"/>
            <w:sz w:val="18"/>
            <w:szCs w:val="18"/>
          </w:rPr>
          <w:delText>내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올릴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때려넣은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구조이기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자비없는</w:t>
      </w:r>
      <w:proofErr w:type="spellEnd"/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발열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이성을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잃은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소모율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보여준다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크레이트같은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발열문제를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어려운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되어버렸다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32nm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듀얼코어의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엑시노스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5250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태블릿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전용으로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탑재되었고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2013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28nm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5410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와서야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스마트폰에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탑재하는데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성공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del w:id="5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어째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다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삼성이다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?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전력소모는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경쟁제품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압도적인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모습을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보여주지는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못하고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이러한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포지션을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모바일뿐만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아니라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서버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영역까지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확장하면서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벌어진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해결하기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영역에서는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big.LITTLE</w:t>
      </w:r>
      <w:proofErr w:type="spellEnd"/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방식을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도입하게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big.LITTLE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방식은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소프트웨어적인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부분에도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의존하게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개발완료는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9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9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1.1.6.1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95" w:anchor="s-1.1.6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524500" cy="2085975"/>
            <wp:effectExtent l="0" t="0" r="0" b="9525"/>
            <wp:docPr id="10" name="그림 10" descr="http://regmedia.co.uk/2011/10/20/arm_a15_pipeline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regmedia.co.uk/2011/10/20/arm_a15_pipeline_small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97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[JPG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  <w:del w:id="6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크고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아름답다</w:delText>
        </w:r>
      </w:del>
    </w:p>
    <w:p w:rsidR="00796F0B" w:rsidRPr="00796F0B" w:rsidRDefault="00796F0B" w:rsidP="00796F0B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-15 /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부동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소수점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- 17~25 pipeline</w:t>
      </w:r>
    </w:p>
    <w:p w:rsidR="00796F0B" w:rsidRPr="00796F0B" w:rsidRDefault="00796F0B" w:rsidP="00796F0B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- 128k</w:t>
      </w:r>
    </w:p>
    <w:p w:rsidR="00796F0B" w:rsidRPr="00796F0B" w:rsidRDefault="00796F0B" w:rsidP="00796F0B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= 5</w:t>
      </w:r>
    </w:p>
    <w:p w:rsidR="00796F0B" w:rsidRPr="00796F0B" w:rsidRDefault="00796F0B" w:rsidP="00796F0B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1~2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</w:p>
    <w:p w:rsidR="00796F0B" w:rsidRPr="00796F0B" w:rsidRDefault="00796F0B" w:rsidP="00796F0B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분배식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입력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(A~E)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 xml:space="preserve">A1 -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)(out)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A2 -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)(out)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B -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)(out)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C1 -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(out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C2 -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(out)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D - branch(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예측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E1 - load/store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E2 - load/store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확실하게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아키텍쳐보다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대폭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복잡해진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Cortex-A9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늘어나서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파트마다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독립적인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증가하고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효율적으로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이용하도록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되어있다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발행능력이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떨어져서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동작할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없었지만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강화되었고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곱셈과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전용의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처리지원과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예측기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(Branch Predictor)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명령어셋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최초로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내장하였으며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거대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코어로부터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리소스를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받을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컨트롤러를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한단계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연결되었던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98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99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1.1.7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Cortex-A17 </w:t>
      </w:r>
      <w:hyperlink r:id="rId100" w:anchor="s-1.1.7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409950" cy="2857500"/>
            <wp:effectExtent l="0" t="0" r="0" b="0"/>
            <wp:docPr id="9" name="그림 9" descr="http://www.legitreviews.com/wp-content/uploads/2014/02/Cortex_A17.jpg?height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egitreviews.com/wp-content/uploads/2014/02/Cortex_A17.jpg?height=30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02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[JPG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2014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마지막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네이밍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Cortex-A7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조합해서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big.LITTLE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60%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64bit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넘어갈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보자면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미래를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라인업으로써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2014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하이엔드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본격적으로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기준으로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미들레인지의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예상하고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A57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분명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뛰어난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맞지만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전례처럼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양산이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매우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힘들다면</w:t>
      </w:r>
      <w:hyperlink r:id="rId103" w:anchor="fn6" w:tooltip="A15의 대량 양산을 성공적으로 한 업체는 겨우 삼성전자와 엔비디아가 유일하다 둘 다 기존 반도체 시장에서 최대급 규모의 회사들이란 것을 보자면, 접근성으로의 Cortex A15는 매우 떨어진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SOC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제작사들은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밖에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없고</w:t>
      </w:r>
      <w:hyperlink r:id="rId104" w:anchor="fn7" w:tooltip="라인업상 Cortex A15급의 성능이 필요했던 업체들은 여러가지 이유로 Cortex A15를 포기하고 Cortex A9 R4같은 기존 프로세서의 최신 리비전 버전을 사용하거나 Cortex A7을 쿼드코어 2모듈 구조로 8코어까지 묶는 등 어러가지 참신한방법으로 해결하였다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[7]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하이엔드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비교한다면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del w:id="7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여러가지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문제가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많은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부족하다는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판단이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들었다고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앞전의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여러가지</w:t>
      </w:r>
      <w:proofErr w:type="spellEnd"/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begin"/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instrText xml:space="preserve"> HYPERLINK "https://mirror.enha.kr/wiki/ARM%20Cortex-A%20%EC%8B%9C%EB%A6%AC%EC%A6%88" \l "fn8" \o "라인업상이던 제품상이던" </w:instrText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separate"/>
      </w:r>
      <w:r w:rsidRPr="00796F0B">
        <w:rPr>
          <w:rFonts w:ascii="굴림체" w:eastAsia="굴림체" w:hAnsi="굴림체" w:cs="굴림체"/>
          <w:color w:val="551A8B"/>
          <w:kern w:val="0"/>
          <w:sz w:val="15"/>
          <w:szCs w:val="15"/>
          <w:u w:val="single"/>
          <w:bdr w:val="none" w:sz="0" w:space="0" w:color="auto" w:frame="1"/>
          <w:vertAlign w:val="superscript"/>
        </w:rPr>
        <w:t>[8]</w:t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end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어느정도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본다면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 A17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A57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세대를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준비하는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지금의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라인업이라고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미디어텍의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MT6595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05" w:tooltip="ARM big.LITTLE 솔루션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ARM </w:t>
        </w:r>
        <w:proofErr w:type="gramStart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big.LITTLE</w:t>
        </w:r>
        <w:proofErr w:type="gramEnd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솔루션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빠르면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분기부터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투입될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예정이라고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del w:id="8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위에서는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2015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년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라인업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이라며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?!?</w:delText>
        </w:r>
      </w:del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06" w:tgtFrame="_blank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 xml:space="preserve">ARM </w:t>
        </w:r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홈페이지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공식적으로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편입시켰다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0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0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1.1.7.1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109" w:anchor="s-1.1.7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10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1"/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</w:pPr>
      <w:hyperlink r:id="rId111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1.2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 ARMv8 </w:t>
      </w:r>
      <w:hyperlink r:id="rId112" w:anchor="s-1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1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11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1.2.1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 xml:space="preserve"> Cortex-A50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시리즈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</w:t>
      </w:r>
      <w:hyperlink r:id="rId115" w:anchor="s-1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16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17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1.2.1.1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Cortex-A53 </w:t>
      </w:r>
      <w:hyperlink r:id="rId118" w:anchor="s-1.2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2857500" cy="2390775"/>
            <wp:effectExtent l="0" t="0" r="0" b="9525"/>
            <wp:docPr id="8" name="그림 8" descr="http://www.arm.com/images/Cortex-A53-large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rm.com/images/Cortex-A53-large.png?width=300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20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ARMv8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명령어셋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21" w:tooltip="ARM big.LITTLE 솔루션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ARM </w:t>
        </w:r>
        <w:proofErr w:type="gramStart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big.LITTLE</w:t>
        </w:r>
        <w:proofErr w:type="gramEnd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솔루션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대표적으로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22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808 MSM8992, </w:t>
      </w:r>
      <w:hyperlink r:id="rId123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810 MSM8994,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삼성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24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7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Octa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5433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성능역시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중급형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충분하기에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중급형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대표적으로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2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410 MSM8916, </w:t>
      </w:r>
      <w:hyperlink r:id="rId126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615 MSM8939, </w:t>
      </w:r>
      <w:hyperlink r:id="rId127" w:tooltip="미디어텍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미디어텍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MT6795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28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29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1.2.1.2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Cortex-A57 </w:t>
      </w:r>
      <w:hyperlink r:id="rId130" w:anchor="s-1.2.1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2857500" cy="2343150"/>
            <wp:effectExtent l="0" t="0" r="0" b="0"/>
            <wp:docPr id="7" name="그림 7" descr="http://www.arm.com/images/Cortex_A57_large.png?widt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rm.com/images/Cortex_A57_large.png?width=30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32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ARMv8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명령어셋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33" w:tooltip="ARM big.LITTLE 솔루션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ARM </w:t>
        </w:r>
        <w:proofErr w:type="gramStart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big.LITTLE</w:t>
        </w:r>
        <w:proofErr w:type="gramEnd"/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솔루션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대표적으로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34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808 MSM8992, </w:t>
      </w:r>
      <w:hyperlink r:id="rId13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810 MSM8994,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삼성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36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7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Octa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5433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3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3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1.2.1.3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공통사양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139" w:anchor="s-1.2.1.3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64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(AArch64)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32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100%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하위호환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TrustZone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®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기술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NEON™ Advanced SIMD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DSP &amp; SIMD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확장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VFPv4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부동소숫점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</w:p>
    <w:p w:rsidR="00796F0B" w:rsidRPr="00796F0B" w:rsidRDefault="00796F0B" w:rsidP="00796F0B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하드웨어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가상화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40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41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1.2.1.4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성능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</w:t>
      </w:r>
      <w:hyperlink r:id="rId142" w:anchor="s-1.2.1.4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762500" cy="3228975"/>
            <wp:effectExtent l="0" t="0" r="0" b="9525"/>
            <wp:docPr id="6" name="그림 6" descr="http://www.arm.com/images/Cortex-A53-performance-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rm.com/images/Cortex-A53-performance-chart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44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Cortex-A53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전체적으로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비슷하거나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보이며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약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1.5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800600" cy="2124075"/>
            <wp:effectExtent l="0" t="0" r="0" b="9525"/>
            <wp:docPr id="5" name="그림 5" descr="http://www.arm.com/images/A57performance_web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rm.com/images/A57performance_webpage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46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 xml:space="preserve">Cortex-A57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그래프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4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hyperlink r:id="rId14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u w:val="single"/>
            <w:bdr w:val="none" w:sz="0" w:space="0" w:color="auto" w:frame="1"/>
          </w:rPr>
          <w:t>2</w:t>
        </w:r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커스텀</w:t>
      </w:r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 xml:space="preserve"> </w:t>
      </w:r>
      <w:proofErr w:type="spellStart"/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아키텍쳐</w:t>
      </w:r>
      <w:proofErr w:type="spellEnd"/>
      <w:r w:rsidRPr="00796F0B"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  <w:t> </w:t>
      </w:r>
      <w:hyperlink r:id="rId149" w:anchor="s-2" w:history="1">
        <w:r w:rsidRPr="00796F0B">
          <w:rPr>
            <w:rFonts w:ascii="Arial" w:eastAsia="굴림" w:hAnsi="Arial" w:cs="Arial"/>
            <w:b/>
            <w:bCs/>
            <w:color w:val="551A8B"/>
            <w:kern w:val="36"/>
            <w:sz w:val="48"/>
            <w:szCs w:val="48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150" w:tooltip="ARM(CPU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제작한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일종의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목록이다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라이센스를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취득해서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제작된다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유사하나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설계사가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필요에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취사선택해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개발했다는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특징이다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151" w:anchor="fn9" w:tooltip="다만, 이는 일반적인 Cortex-A 시리즈를 사용하는 AP 설계사도 마찬가지다. 순수한 ARM 아키텍쳐를 사용하는 것이 아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[9]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관련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커뮤니티에서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본류를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찾으려는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엄밀히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직접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본류를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찾는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적절하지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적절히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'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'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생각해야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52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1"/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</w:pPr>
      <w:hyperlink r:id="rId153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 ARMv7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기반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 </w:t>
      </w:r>
      <w:hyperlink r:id="rId154" w:anchor="s-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55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156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2.1.1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퀄컴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</w:t>
      </w:r>
      <w:hyperlink r:id="rId157" w:anchor="s-2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58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159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2.1.1.1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Scorpion </w:t>
      </w:r>
      <w:hyperlink r:id="rId160" w:anchor="s-2.1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브랜드인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1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대응하는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아키텍쳐로는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2009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시제품이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2" w:tooltip="HTC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HTC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3" w:tooltip="HD2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HD2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주목을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받았다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ARM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최초로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1 GHz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도달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ARMv6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ARM11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아키텍쳐였기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부각되었다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164" w:anchor="fn10" w:tooltip="당시 Cortex-A8을 사용한 AP도 존재하기는 했었다. TI의 [[OMAP]] 3 시리즈와 [[삼성전자]]의 [[엑시노스]] 3110 초기 모델 뿐이었고 800 MHz내외의 클럭을 가지고 있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[10]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국내에서는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5" w:tooltip="옴니아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옴니아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6" w:tooltip="아이폰 3GS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아이폰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3GS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del w:id="9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참으로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어처구니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없는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양강구도를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이와중에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국내의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PPC</w:t>
      </w:r>
      <w:hyperlink r:id="rId167" w:anchor="fn11" w:tooltip="Pocket PC, 당시 일반인들에게는 생소한 WM기반의 PDA의 총칭한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유저들은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8" w:tooltip="HD2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HD2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주목했다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1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최고클럭의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69" w:tooltip="Windows Mobil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Windows Mobile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가지고도고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충분한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퍼포먼스를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뿜어내는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0" w:tooltip="HTC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HTC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최적화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능력</w:t>
      </w:r>
      <w:hyperlink r:id="rId171" w:anchor="fn12" w:tooltip="이전부터 [[HTC]]는 [[마이크로소프트]]의 허락과 협조를 받아 [[Windows Mobile]]을 자체적으로 빌드한 결과물을 탑재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화려한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begin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instrText xml:space="preserve"> HYPERLINK "https://mirror.enha.kr/wiki/hTC%20Sense" \o "hTC Sense" </w:instrTex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separate"/>
      </w:r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>hTC</w:t>
      </w:r>
      <w:proofErr w:type="spellEnd"/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 xml:space="preserve"> Sense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end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2" w:tooltip="Windows Mobil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Windows Mobile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3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퍼포먼스를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보여줬고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hyperlink r:id="rId174" w:tooltip="옴니아 II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옴니아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II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대조되면서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이미지를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좋은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쪽으로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부각시켰다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del w:id="10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그래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지금까지는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...</w:delText>
        </w:r>
      </w:del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2010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오픈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소스인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6" w:tooltip="안드로이드(OS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안드로이드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7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출시되었고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커짐에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78" w:tooltip="ARM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라이센스를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취득한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개발업체가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증가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hyperlink r:id="rId179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모습과는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달리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하락세를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걷기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TI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80" w:tooltip="OMAP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OMAP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81" w:tooltip="ARM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권고를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무시하고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커스텀까지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강행해서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돌파</w:t>
      </w:r>
      <w:hyperlink r:id="rId182" w:anchor="fn13" w:tooltip="무식한 오버클럭은 아니다. IPC와 공정 개선도 동반된 클럭 상승은 전형적인 비메모리의 성능 개선 방법이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[13]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83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84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3110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밀리기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hyperlink r:id="rId18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1.4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까지로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상승시켰지만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완전히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패배해버린다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186" w:anchor="fn14" w:tooltip="다만 당시의 기준의 성능 척도는 게임이 가장 큰 비중을 차지하고 있었고 당시 스냅드래곤에 들어간 Adreno GPU가 경쟁 AP에 들어간 imagination technologies의 PowerVR SGX5 시리즈에 비해서 성능과 최적화 모두가 부족했기 때문이였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[14]</w:t>
        </w:r>
      </w:hyperlink>
      <w:hyperlink r:id="rId187" w:anchor="fn15" w:tooltip="이는 스마트폰 시장을 새로이 개척한 애플의 아이폰 시리즈의 AP가 전통적으로 PowerVR GPU를 사용하고 있었고, 초기 안드로이드에 대한 이해가 부족한 어플 개발자들이 모델링의 최적화 과정 없이 이식해 온 게임들의 대다수는 같은 PowerVR GPU를 사용하는 기기에서 원활이 돌아갔던것에 비해서 Adreno라는 자체 GPU를 사용했던 퀄컴의 AP에서는 원래 성능을 내기 어려웠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[15]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2011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이러한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현상이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정점을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찍어버렸다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후속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속속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TI </w:t>
      </w:r>
      <w:hyperlink r:id="rId188" w:tooltip="OMAP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OMAP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4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89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0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4210, </w:t>
      </w:r>
      <w:del w:id="11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begin"/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InstrText xml:space="preserve"> HYPERLINK "https://mirror.enha.kr/wiki/nVIDIA" \o "nVIDIA" </w:delInstr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separate"/>
        </w:r>
        <w:r w:rsidRPr="00796F0B">
          <w:rPr>
            <w:rFonts w:ascii="Arial" w:eastAsia="굴림" w:hAnsi="Arial" w:cs="Arial"/>
            <w:color w:val="AA8CC5"/>
            <w:kern w:val="0"/>
            <w:sz w:val="18"/>
            <w:szCs w:val="18"/>
            <w:u w:val="single"/>
            <w:bdr w:val="none" w:sz="0" w:space="0" w:color="auto" w:frame="1"/>
          </w:rPr>
          <w:delText>nVIDIA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end"/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의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 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begin"/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InstrText xml:space="preserve"> HYPERLINK "https://mirror.enha.kr/wiki/nVIDIA%20Tegra" \o "nVIDIA Tegra" </w:delInstr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separate"/>
        </w:r>
        <w:r w:rsidRPr="00796F0B">
          <w:rPr>
            <w:rFonts w:ascii="Arial" w:eastAsia="굴림" w:hAnsi="Arial" w:cs="Arial"/>
            <w:color w:val="AA8CC5"/>
            <w:kern w:val="0"/>
            <w:sz w:val="18"/>
            <w:szCs w:val="18"/>
            <w:u w:val="single"/>
            <w:bdr w:val="none" w:sz="0" w:space="0" w:color="auto" w:frame="1"/>
          </w:rPr>
          <w:delText>Tegra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fldChar w:fldCharType="end"/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 2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시리즈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듀얼코어를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퀄컴에서는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대항하기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소폭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개량해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용량을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증가시켜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1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늘려서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1.5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hyperlink r:id="rId192" w:anchor="fn16" w:tooltip="스마트폰에 들어가 출시된 모델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약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50%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상승시켰다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IPC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개선이나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미세화가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동반되지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올리다보니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del w:id="12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불타는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발열의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스냅드레곤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proofErr w:type="spellStart"/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스냅드레기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명성을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확고히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일조하였다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2011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우후죽순으로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세대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3" w:tooltip="LT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LTE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4" w:tooltip="스마트폰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스마트폰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5" w:tooltip="LT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LTE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3G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음성통화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196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</w:t>
      </w:r>
      <w:hyperlink r:id="rId197" w:anchor="fn17" w:tooltip="퀄컴의 AP만 [[LTE]]를 지원하는 것이 아니다. 현재 잘못 알려진 정보로, 2011년 당시 퀄컴에서조차 [[LTE]]를 지원하는 통신 모뎀은 죄다 데이터 통신만 지원하는 녀석들 뿐이었다. 거기에 이 통신 모뎀을 내장한 AP도 존재하지 않았다. 다만, 기본적으로 통신 모뎀이 내장되어 있지 않은 [[퀄컴 스냅드래곤]] S3 APQ8060과 같이 사용할 경우, 원래 이론상 불가능한 [[GSM]]과 [[WCDMA]] 음성통화가 지원되었다. [[CDMA]]의 경우 [[CDMA]] 통신 모뎀이 내장된 [[퀄컴 스냅드래곤]] S3 MSM8660과 같이 사용하여 통신을 따로 처리했다. 다만 약간의 예외로 CDMA+LTE조합의 네트워크에서 스냅드래곤을 사용하지 않는 퀄컴의 CDMA칩+삼성의 LTE칩 같은 조합이 소수 있었지만, 출시 기기들의 배터리 소비 문제가 심각하여 이후에는 볼 수 없게 되었다. 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[17]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내부에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칩셋이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많아지니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커짐에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낮은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해상도로는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판단한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스마트폰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제조사들이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WVGA(480 x 800), FWVGA(480 x 854)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해상도인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HD 720p(1280 x 720)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채택하면서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엄청난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발열의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시너지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효과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보여주었다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198" w:anchor="fn18" w:tooltip="해상도가 높을수록 전력 소모율이 높아진다. 거기에 통신 모뎀과 AP가 분리된 상황이니 기존 통신 모뎀이 통합된 경우보다 전력 소모율이 높다. 하물며 이게 HD 720p를 지원하지만 감당하기 버거워한 [[퀄컴 스냅드래곤]] S3다. [[더 이상의 자세한 설명은 생략한다]]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[18]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개량에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뒤처지면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어떠한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평가를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받는지를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생생히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보여주는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본보기가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199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4"/>
        <w:rPr>
          <w:rFonts w:ascii="Arial" w:eastAsia="굴림" w:hAnsi="Arial" w:cs="Arial"/>
          <w:b/>
          <w:bCs/>
          <w:color w:val="000000"/>
          <w:kern w:val="0"/>
          <w:szCs w:val="20"/>
        </w:rPr>
      </w:pPr>
      <w:hyperlink r:id="rId200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2.1.1.1.1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hyperlink r:id="rId201" w:anchor="s-2.1.1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10~12 pipeline</w:t>
      </w:r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Issue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</w:t>
      </w:r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</w:t>
      </w:r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Neon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포함</w:t>
      </w:r>
    </w:p>
    <w:p w:rsidR="00796F0B" w:rsidRPr="00796F0B" w:rsidRDefault="00796F0B" w:rsidP="00796F0B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구성가능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Scorpion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자세한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알려지지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알려져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정보상으로는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del w:id="13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위에서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신나게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까인것과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다르게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상단히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진보한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첫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비교시에도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상당한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우위점이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del w:id="14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우려먹어서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문제지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..</w:delText>
        </w:r>
      </w:del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SMID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외부에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옵션으로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형태였는데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Scorpion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처음부터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연산유닛화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연산모듈에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알맞게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모델부터소량의</w:t>
      </w:r>
      <w:proofErr w:type="spellEnd"/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begin"/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instrText xml:space="preserve"> HYPERLINK "https://mirror.enha.kr/wiki/ARM%20Cortex-A%20%EC%8B%9C%EB%A6%AC%EC%A6%88" \l "fn19" \o "S1부터 인지는 확실하지 않다." </w:instrText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separate"/>
      </w:r>
      <w:r w:rsidRPr="00796F0B">
        <w:rPr>
          <w:rFonts w:ascii="굴림체" w:eastAsia="굴림체" w:hAnsi="굴림체" w:cs="굴림체"/>
          <w:color w:val="551A8B"/>
          <w:kern w:val="0"/>
          <w:sz w:val="15"/>
          <w:szCs w:val="15"/>
          <w:u w:val="single"/>
          <w:bdr w:val="none" w:sz="0" w:space="0" w:color="auto" w:frame="1"/>
          <w:vertAlign w:val="superscript"/>
        </w:rPr>
        <w:t>[19]</w:t>
      </w: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fldChar w:fldCharType="end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그리고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처음부터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멀티코어화를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고려해서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때문인지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크게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변경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필요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듀얼코어까지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부분이다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점도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존재한다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64 KB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이쪽은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128 KB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멀티미디어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부동소수점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상당한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강점으로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보인다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실제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강점으로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크게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활용되지는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못했는데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SoC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발전에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탑제하는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일반화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가속을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컷기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결론적으로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매우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괜찮은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아키택쳐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였으나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변화와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밀리고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결국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오명을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뒤집어쓴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매우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대표적인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사례가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del w:id="15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시작은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매우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훌륭했으며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중반기에는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중박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,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후반기에는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쪽박이라는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다양한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시장의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평가가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 xml:space="preserve"> 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인상적</w:delText>
        </w:r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.</w:delText>
        </w:r>
      </w:del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02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203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2.1.1.2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Krait </w:t>
      </w:r>
      <w:hyperlink r:id="rId204" w:anchor="s-2.1.1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퀄컴이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05" w:anchor="s-3.4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S4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X00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개편되면서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06" w:anchor="s-3.4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S4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200, </w:t>
      </w:r>
      <w:hyperlink r:id="rId207" w:anchor="s-4.3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600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300, </w:t>
      </w:r>
      <w:hyperlink r:id="rId208" w:anchor="s-4.4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800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400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의미는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셋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아키텍쳐보다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리비전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의미한다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200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클럭당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10%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30%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향상이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400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20%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상승되어서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최초로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CPU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돌파하게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209" w:anchor="fn20" w:tooltip="여담으로, 최초로 2 GHz에 도달한 모바일 AP는 [[삼성전자]]의 [[엑시노스]] 5250이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[20]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'</w:t>
      </w:r>
      <w:hyperlink r:id="rId210" w:tooltip="ARM Cortex-A9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 Cortex-A9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베이스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+ </w:t>
      </w:r>
      <w:hyperlink r:id="rId211" w:tooltip="ARM Cortex-A15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 Cortex-A15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'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방식으로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만들어졌다고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12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항목에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서술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맞고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틀린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설명이다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굳이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꼭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집어서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13" w:tooltip="ARM Cortex-A9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 Cortex-A9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커스텀한거다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hyperlink r:id="rId214" w:tooltip="ARM Cortex-A15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 Cortex-A15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커스텀한거다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말할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없는데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 </w:t>
      </w:r>
      <w:hyperlink r:id="rId215" w:tooltip="Qualcomm Scorpion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Qualcomm Scorpion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16" w:tooltip="CPU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CPU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죄다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라이센스를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세트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17" w:tooltip="ARM Cortex-A15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 Cortex-A15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대략적인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뿐이지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여러모로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차이가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많다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굳이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파이프라인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레벨에서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비교해본다면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늘었지만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Issue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한계로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늘어난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활용하는것이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불가하며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이것도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지적되었던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비슷한점은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캐쉬를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내장했다는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정도다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18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19" w:tooltip="엔비디아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엔비디아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경쟁사들이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Cortex-A57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차세대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2014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상반기를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목표로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생산사인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20" w:tooltip="TSMC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TSMC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미세공정의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이원화가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늦어지는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</w:t>
      </w:r>
      <w:hyperlink r:id="rId221" w:anchor="fn21" w:tooltip="현재, 모바일 AP 파운더리 시장의 큰 손인 [[애플(기업)|애플]]이 자사의 AP를 위해 [[TSMC]]가 22nm 공정으로 전환하도록 자금 투입을 상당히 하고 있는 상황이다. 때문에 공정이 전환되어도 [[애플(기업)|애플]]에 몰아줄 가능성이 높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Scorpion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전철을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밟아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상승시키는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쪽으로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예상이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나오고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222" w:anchor="fn22" w:tooltip="현재 지금까지 알려진 로드맵상에서는 이쪽이 유력하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답습했다면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후속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승부를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이야기도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2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4"/>
        <w:rPr>
          <w:rFonts w:ascii="Arial" w:eastAsia="굴림" w:hAnsi="Arial" w:cs="Arial"/>
          <w:b/>
          <w:bCs/>
          <w:color w:val="000000"/>
          <w:kern w:val="0"/>
          <w:szCs w:val="20"/>
        </w:rPr>
      </w:pPr>
      <w:hyperlink r:id="rId22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2.1.1.2.1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hyperlink r:id="rId225" w:anchor="s-2.1.1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752975" cy="4533900"/>
            <wp:effectExtent l="0" t="0" r="9525" b="0"/>
            <wp:docPr id="4" name="그림 4" descr="http://i-cdn.phonearena.com/images/articles/71040-thumb/k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-cdn.phonearena.com/images/articles/71040-thumb/krait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27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</w:p>
    <w:p w:rsidR="00796F0B" w:rsidRPr="00796F0B" w:rsidRDefault="00796F0B" w:rsidP="00796F0B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= 1</w:t>
      </w:r>
    </w:p>
    <w:p w:rsidR="00796F0B" w:rsidRPr="00796F0B" w:rsidRDefault="00796F0B" w:rsidP="00796F0B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A1 - ?</w:t>
      </w:r>
      <w:hyperlink r:id="rId228" w:anchor="fn23" w:tooltip="총 연산 유닛의 수와 Neon의 경우는 비교적 명확하나 자세한 내용은 불명이다. 현재 ALU와 AGU가 있을 것으로 추측된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[23</w:t>
        </w:r>
        <w:proofErr w:type="gramStart"/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]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A2 - ?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B1 - ?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C1 - ?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C2 - ?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D1 -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(128k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D2 -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(128k)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동시대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아키텍쳐인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비교시에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파견량이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가까운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아키텍쳐라는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  <w:hyperlink r:id="rId229" w:anchor="fn24" w:tooltip="Cortex-A15는 issue명령 분배기 자체가 5개, 한번의 파견량은 8개로써 8개의 연산 모듈을 모두 사용할 수 있다.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[24]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5715000" cy="3209925"/>
            <wp:effectExtent l="0" t="0" r="0" b="9525"/>
            <wp:docPr id="3" name="그림 3" descr="http://gigglehd.com/zbxe/files/attach/images/251/989/604/010/719db68271dc505a6712d1ed70563ab2.jpg?width=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gigglehd.com/zbxe/files/attach/images/251/989/604/010/719db68271dc505a6712d1ed70563ab2.jpg?width=600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31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[JPG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또한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외장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내장형의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있지만</w:t>
      </w:r>
      <w:hyperlink r:id="rId232" w:anchor="fn25" w:tooltip="내장형 Cache가 효율이 더 좋다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[25]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소량의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L2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Cortex-A12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효용성이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떨어진다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작업이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몰리더라도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한개의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제한적인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용량의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대용량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방식에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불리하다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비동기식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별개로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운용되는것을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전제로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설계되었기에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나타나는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3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23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2.1.2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Apple </w:t>
      </w:r>
      <w:hyperlink r:id="rId235" w:anchor="s-2.1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36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237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2.1.2.1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Swift </w:t>
      </w:r>
      <w:hyperlink r:id="rId238" w:anchor="s-2.1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39" w:tooltip="애플(기업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애플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40" w:tooltip="애플 A 시리즈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A6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와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A6X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ARMv7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자세한것은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항목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참조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41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4"/>
        <w:rPr>
          <w:rFonts w:ascii="Arial" w:eastAsia="굴림" w:hAnsi="Arial" w:cs="Arial"/>
          <w:b/>
          <w:bCs/>
          <w:color w:val="000000"/>
          <w:kern w:val="0"/>
          <w:szCs w:val="20"/>
        </w:rPr>
      </w:pPr>
      <w:hyperlink r:id="rId242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2.1.2.1.1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사양</w:t>
      </w:r>
      <w:r w:rsidRPr="00796F0B">
        <w:rPr>
          <w:rFonts w:ascii="Arial" w:eastAsia="굴림" w:hAnsi="Arial" w:cs="Arial"/>
          <w:b/>
          <w:bCs/>
          <w:color w:val="000000"/>
          <w:kern w:val="0"/>
          <w:szCs w:val="20"/>
        </w:rPr>
        <w:t> </w:t>
      </w:r>
      <w:hyperlink r:id="rId243" w:anchor="s-2.1.2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Cs w:val="20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752975" cy="4533900"/>
            <wp:effectExtent l="0" t="0" r="9525" b="0"/>
            <wp:docPr id="2" name="그림 2" descr="http://i-cdn.phonearena.com/images/articles/71041-thumb/sw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-cdn.phonearena.com/images/articles/71041-thumb/swift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45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사이클에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</w:t>
      </w:r>
      <w:proofErr w:type="spellEnd"/>
    </w:p>
    <w:p w:rsidR="00796F0B" w:rsidRPr="00796F0B" w:rsidRDefault="00796F0B" w:rsidP="00796F0B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발행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어레이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(dispatch)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= 1</w:t>
      </w:r>
    </w:p>
    <w:p w:rsidR="00796F0B" w:rsidRPr="00796F0B" w:rsidRDefault="00796F0B" w:rsidP="00796F0B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(A~E)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 - ALU(out</w:t>
      </w:r>
      <w:hyperlink r:id="rId246" w:anchor="fn26" w:tooltip="Out oder/비순차적 처리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)-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B - ALU(out)-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정수연산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덧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뺄샘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나눗셈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C -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(?)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D - NEON/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vfp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(?)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br/>
        <w:t>E - load/store - AGU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디코더의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개수와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달리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A9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파견량이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적어서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효율이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떨어진다는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점이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해소되었다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전체적인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평가는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Krait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귀결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47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1"/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</w:pPr>
      <w:hyperlink r:id="rId248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2.2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 xml:space="preserve"> ARMv8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기반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36"/>
          <w:szCs w:val="36"/>
        </w:rPr>
        <w:t> </w:t>
      </w:r>
      <w:hyperlink r:id="rId249" w:anchor="s-2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36"/>
            <w:szCs w:val="36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lastRenderedPageBreak/>
        <w:t>[</w:t>
      </w:r>
      <w:hyperlink r:id="rId250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251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2.2.1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Apple </w:t>
      </w:r>
      <w:hyperlink r:id="rId252" w:anchor="s-2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5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25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2.2.1.1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Cyclone </w:t>
      </w:r>
      <w:hyperlink r:id="rId255" w:anchor="s-2.2.1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086225" cy="3810000"/>
            <wp:effectExtent l="0" t="0" r="9525" b="0"/>
            <wp:docPr id="1" name="그림 1" descr="http://images.anandtech.com/doci/7910/Cyclone_575px.png?height=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anandtech.com/doci/7910/Cyclone_575px.png?height=400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57" w:history="1"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[PNG external image]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58" w:tooltip="애플(기업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애플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59" w:tooltip="애플 A 시리즈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A7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과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A8, A8X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ARMv8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커스텀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자세한것은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항목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참조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60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2"/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</w:pPr>
      <w:hyperlink r:id="rId261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2.2.2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</w:t>
      </w:r>
      <w:proofErr w:type="spellStart"/>
      <w:proofErr w:type="gramStart"/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nVIDIA</w:t>
      </w:r>
      <w:proofErr w:type="spellEnd"/>
      <w:proofErr w:type="gramEnd"/>
      <w:r w:rsidRPr="00796F0B">
        <w:rPr>
          <w:rFonts w:ascii="Arial" w:eastAsia="굴림" w:hAnsi="Arial" w:cs="Arial"/>
          <w:b/>
          <w:bCs/>
          <w:color w:val="000000"/>
          <w:kern w:val="0"/>
          <w:sz w:val="27"/>
          <w:szCs w:val="27"/>
        </w:rPr>
        <w:t> </w:t>
      </w:r>
      <w:hyperlink r:id="rId262" w:anchor="s-2.2.2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7"/>
            <w:szCs w:val="27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[</w:t>
      </w:r>
      <w:hyperlink r:id="rId263" w:history="1">
        <w:proofErr w:type="gramStart"/>
        <w:r w:rsidRPr="00796F0B">
          <w:rPr>
            <w:rFonts w:ascii="Arial" w:eastAsia="굴림" w:hAnsi="Arial" w:cs="Arial"/>
            <w:color w:val="009900"/>
            <w:kern w:val="0"/>
            <w:sz w:val="18"/>
            <w:szCs w:val="18"/>
            <w:u w:val="single"/>
            <w:bdr w:val="none" w:sz="0" w:space="0" w:color="auto" w:frame="1"/>
          </w:rPr>
          <w:t>edit</w:t>
        </w:r>
        <w:proofErr w:type="gramEnd"/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]</w:t>
      </w:r>
    </w:p>
    <w:p w:rsidR="00796F0B" w:rsidRPr="00796F0B" w:rsidRDefault="00796F0B" w:rsidP="00796F0B">
      <w:pPr>
        <w:widowControl/>
        <w:wordWrap/>
        <w:autoSpaceDE/>
        <w:autoSpaceDN/>
        <w:spacing w:beforeAutospacing="1" w:after="0" w:afterAutospacing="1" w:line="270" w:lineRule="atLeast"/>
        <w:jc w:val="left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</w:pPr>
      <w:hyperlink r:id="rId264" w:anchor="toc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2.2.2.1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bdr w:val="none" w:sz="0" w:space="0" w:color="auto" w:frame="1"/>
          </w:rPr>
          <w:t>.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24"/>
          <w:szCs w:val="24"/>
        </w:rPr>
        <w:t> Denver </w:t>
      </w:r>
      <w:hyperlink r:id="rId265" w:anchor="s-2.2.2.1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24"/>
            <w:szCs w:val="24"/>
            <w:u w:val="single"/>
            <w:bdr w:val="none" w:sz="0" w:space="0" w:color="auto" w:frame="1"/>
          </w:rPr>
          <w:t>¶</w:t>
        </w:r>
      </w:hyperlink>
    </w:p>
    <w:p w:rsidR="00796F0B" w:rsidRPr="00796F0B" w:rsidRDefault="00796F0B" w:rsidP="00796F0B">
      <w:pPr>
        <w:widowControl/>
        <w:wordWrap/>
        <w:autoSpaceDE/>
        <w:autoSpaceDN/>
        <w:spacing w:after="24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추가바람</w:t>
      </w:r>
    </w:p>
    <w:p w:rsidR="00796F0B" w:rsidRPr="00796F0B" w:rsidRDefault="00796F0B" w:rsidP="00796F0B">
      <w:pPr>
        <w:widowControl/>
        <w:wordWrap/>
        <w:autoSpaceDE/>
        <w:autoSpaceDN/>
        <w:spacing w:after="0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r w:rsidRPr="00796F0B">
        <w:rPr>
          <w:rFonts w:ascii="굴림체" w:eastAsia="굴림체" w:hAnsi="굴림체" w:cs="굴림체"/>
          <w:color w:val="000000"/>
          <w:kern w:val="0"/>
          <w:sz w:val="24"/>
          <w:szCs w:val="24"/>
        </w:rPr>
        <w:t>----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66" w:anchor="rfn1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전력소모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절감은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마이크로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공정미세화에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67" w:anchor="rfn2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68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69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5410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LITTLE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begin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instrText xml:space="preserve"> HYPERLINK "https://mirror.enha.kr/wiki/nVIDIA%20Tegra" \o "nVIDIA Tegra" </w:instrTex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separate"/>
      </w:r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>nVIDIA</w:t>
      </w:r>
      <w:proofErr w:type="spellEnd"/>
      <w:r w:rsidRPr="00796F0B">
        <w:rPr>
          <w:rFonts w:ascii="Arial" w:eastAsia="굴림" w:hAnsi="Arial" w:cs="Arial"/>
          <w:color w:val="551A8B"/>
          <w:kern w:val="0"/>
          <w:sz w:val="18"/>
          <w:szCs w:val="18"/>
          <w:u w:val="single"/>
          <w:bdr w:val="none" w:sz="0" w:space="0" w:color="auto" w:frame="1"/>
        </w:rPr>
        <w:t xml:space="preserve"> Tegra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fldChar w:fldCharType="end"/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비슷한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결과가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있기도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0" w:anchor="rfn3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[3]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71" w:tooltip="ARM Holdings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ARM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한계라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72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만류했었다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3" w:anchor="rfn4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[4]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본격적으로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시작한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기간이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주기가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점점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빨라지고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4" w:anchor="rfn5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[5]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밑에서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,B,C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지칭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5" w:anchor="rfn6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양산을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성공적으로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업체는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겨우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삼성전자와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엔비디아가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유일하다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반도체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최대급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규모의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회사들이란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보자면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접근성으로의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매우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떨어진다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6" w:anchor="rfn7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[7]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급의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필요했던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업체들은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여러가지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이유로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포기하고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A9 R4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프로세서의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리비전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버전을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사용하거나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 A7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쿼드코어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구조로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코어까지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묶는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등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어러가지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del w:id="16" w:author="Unknown">
        <w:r w:rsidRPr="00796F0B">
          <w:rPr>
            <w:rFonts w:ascii="Arial" w:eastAsia="굴림" w:hAnsi="Arial" w:cs="Arial"/>
            <w:color w:val="7F7F7F"/>
            <w:kern w:val="0"/>
            <w:sz w:val="18"/>
            <w:szCs w:val="18"/>
          </w:rPr>
          <w:delText>참신한</w:delText>
        </w:r>
      </w:del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방법으로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해결하였다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7" w:anchor="rfn8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[8]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라인업상이던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제품상이던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8" w:anchor="rfn9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[9]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일반적인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설계사도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마찬가지다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순수한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ARM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아키텍쳐를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79" w:anchor="rfn10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[10]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Cortex-A8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존재하기는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TI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0" w:tooltip="OMAP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OMAP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3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1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2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3110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뿐이었고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800 MHz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내외의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가지고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83" w:anchor="rfn11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Pocket PC,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일반인들에게는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생소한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WM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기반의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PDA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총칭한다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84" w:anchor="rfn12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이전부터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5" w:tooltip="HTC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HTC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6" w:tooltip="마이크로소프트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마이크로소프트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허락과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협조를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받아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87" w:tooltip="Windows Mobil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Windows Mobile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빌드한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결과물을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탑재했다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88" w:anchor="rfn13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[13]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무식한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오버클럭은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 IPC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동반된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클럭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상승은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전형적인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비메모리의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방법이다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89" w:anchor="rfn14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[14]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기준의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척도는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게임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비중을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차지하고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스냅드래곤에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들어간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Adreno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들어간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imagination technologies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PowerVR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SGX5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최적화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모두가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부족했기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때문이였다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90" w:anchor="rfn15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[15]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스마트폰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새로이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개척한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애플의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아이폰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시리즈의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전통적으로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PowerVR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초기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안드로이드에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부족한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어플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개발자들이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모델링의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최적화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이식해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게임들의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대다수는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PowerVR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기기에서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원활이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돌아갔던것에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비해서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Adreno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라는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GPU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사용했던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에서는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원래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성능을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어려웠다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91" w:anchor="rfn16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스마트폰에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들어가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모델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292" w:anchor="rfn17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[17]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퀄컴의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만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 </w:t>
      </w:r>
      <w:hyperlink r:id="rId293" w:tooltip="LTE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LTE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지원하는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것이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아니다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잘못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알려진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정보로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, 2011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당시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퀄컴에서조차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94" w:tooltip="LTE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LTE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죄다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데이터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통신만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gram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녀석들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뿐이었다</w:t>
      </w:r>
      <w:proofErr w:type="gram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거기에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존재하지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기본적으로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내장되어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95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S3 APQ8060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원래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이론상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불가능한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96" w:tooltip="GSM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GSM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 </w:t>
      </w:r>
      <w:hyperlink r:id="rId297" w:tooltip="WCDMA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WCDMA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음성통화가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지원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hyperlink r:id="rId298" w:tooltip="CDMA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CDMA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299" w:tooltip="CDMA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CDMA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00" w:tooltip="퀄컴 스냅드래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S3 MSM8660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따로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약간의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예외로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CDMA+LTE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조합의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네트워크에서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스냅드래곤을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퀄컴의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CDMA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+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삼성의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LTE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칩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같은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조합이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있었지만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출시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기기들의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배터리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문제가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심각하여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이후에는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없게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되었다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01" w:anchor="rfn18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[18]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해상도가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높을수록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소모율이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높아진다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거기에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분리된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상황이니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기존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모뎀이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통합된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전력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소모율이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하물며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HD 720p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지원하지만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감당하기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버거워한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02" w:tooltip="퀄컴 스냅드래곤" w:history="1"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퀄컴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b/>
            <w:bCs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스냅드래곤</w:t>
        </w:r>
      </w:hyperlink>
      <w:r w:rsidRPr="00796F0B">
        <w:rPr>
          <w:rFonts w:ascii="Arial" w:eastAsia="굴림" w:hAnsi="Arial" w:cs="Arial"/>
          <w:b/>
          <w:bCs/>
          <w:color w:val="000000"/>
          <w:kern w:val="0"/>
          <w:sz w:val="18"/>
          <w:szCs w:val="18"/>
        </w:rPr>
        <w:t> S3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 </w:t>
      </w:r>
      <w:hyperlink r:id="rId303" w:tooltip="더 이상의 자세한 설명은 생략한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더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이상의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자세한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설명은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 xml:space="preserve"> </w:t>
        </w:r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생략한다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04" w:anchor="rfn19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[19]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S1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부터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인지는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확실하지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않다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05" w:anchor="rfn20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[20]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여담으로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최초로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 GHz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도달한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06" w:tooltip="삼성전자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삼성전자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07" w:tooltip="엑시노스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엑시노스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5250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08" w:anchor="rfn21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[21]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모바일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파운더리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시장의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손인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09" w:tooltip="애플(기업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애플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자사의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AP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를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위해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10" w:tooltip="TSMC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TSMC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22nm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전환하도록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투입을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상당히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하고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상황이다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때문에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공정이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전환되어도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hyperlink r:id="rId311" w:tooltip="애플(기업)" w:history="1">
        <w:r w:rsidRPr="00796F0B">
          <w:rPr>
            <w:rFonts w:ascii="Arial" w:eastAsia="굴림" w:hAnsi="Arial" w:cs="Arial"/>
            <w:color w:val="551A8B"/>
            <w:kern w:val="0"/>
            <w:sz w:val="18"/>
            <w:szCs w:val="18"/>
            <w:u w:val="single"/>
            <w:bdr w:val="none" w:sz="0" w:space="0" w:color="auto" w:frame="1"/>
          </w:rPr>
          <w:t>애플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몰아줄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가능성이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높다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12" w:anchor="rfn22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[22]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지금까지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알려진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로드맵상에서는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이쪽이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유력하다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13" w:anchor="rfn23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[23]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총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유닛의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Neon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경우는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비교적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명확하나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자세한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내용은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불명이다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.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현재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ALU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AGU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것으로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추측된다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14" w:anchor="rfn24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[24]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Cortex-A15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issue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명령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분배기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자체가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5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,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한번의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파견량은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개로써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8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개의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연산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모듈을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모두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사용할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수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있다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.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15" w:anchor="rfn25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[25]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 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내장형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Cache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가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효율이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더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좋다</w:t>
      </w:r>
    </w:p>
    <w:p w:rsidR="00796F0B" w:rsidRPr="00796F0B" w:rsidRDefault="00796F0B" w:rsidP="00796F0B">
      <w:pPr>
        <w:widowControl/>
        <w:numPr>
          <w:ilvl w:val="0"/>
          <w:numId w:val="11"/>
        </w:numPr>
        <w:wordWrap/>
        <w:autoSpaceDE/>
        <w:autoSpaceDN/>
        <w:spacing w:beforeAutospacing="1" w:after="0" w:afterAutospacing="1" w:line="270" w:lineRule="atLeast"/>
        <w:jc w:val="left"/>
        <w:rPr>
          <w:rFonts w:ascii="Arial" w:eastAsia="굴림" w:hAnsi="Arial" w:cs="Arial"/>
          <w:color w:val="000000"/>
          <w:kern w:val="0"/>
          <w:sz w:val="18"/>
          <w:szCs w:val="18"/>
        </w:rPr>
      </w:pPr>
      <w:hyperlink r:id="rId316" w:anchor="rfn26" w:history="1">
        <w:r w:rsidRPr="00796F0B">
          <w:rPr>
            <w:rFonts w:ascii="굴림체" w:eastAsia="굴림체" w:hAnsi="굴림체" w:cs="굴림체"/>
            <w:color w:val="551A8B"/>
            <w:kern w:val="0"/>
            <w:sz w:val="15"/>
            <w:szCs w:val="15"/>
            <w:u w:val="single"/>
            <w:bdr w:val="none" w:sz="0" w:space="0" w:color="auto" w:frame="1"/>
            <w:vertAlign w:val="superscript"/>
          </w:rPr>
          <w:t>[26]</w:t>
        </w:r>
      </w:hyperlink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 Out </w:t>
      </w:r>
      <w:proofErr w:type="spellStart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oder</w:t>
      </w:r>
      <w:proofErr w:type="spellEnd"/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/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비순차적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 xml:space="preserve"> </w:t>
      </w:r>
      <w:r w:rsidRPr="00796F0B">
        <w:rPr>
          <w:rFonts w:ascii="Arial" w:eastAsia="굴림" w:hAnsi="Arial" w:cs="Arial"/>
          <w:color w:val="000000"/>
          <w:kern w:val="0"/>
          <w:sz w:val="18"/>
          <w:szCs w:val="18"/>
        </w:rPr>
        <w:t>처리</w:t>
      </w:r>
    </w:p>
    <w:p w:rsidR="007C56C4" w:rsidRDefault="00796F0B" w:rsidP="00796F0B">
      <w:r w:rsidRPr="00796F0B">
        <w:rPr>
          <w:rFonts w:ascii="Courier New" w:eastAsia="굴림" w:hAnsi="Courier New" w:cs="Courier New"/>
          <w:color w:val="000000"/>
          <w:kern w:val="0"/>
          <w:sz w:val="18"/>
          <w:szCs w:val="18"/>
        </w:rPr>
        <w:t>﻿</w:t>
      </w:r>
    </w:p>
    <w:sectPr w:rsidR="007C56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C49BF"/>
    <w:multiLevelType w:val="multilevel"/>
    <w:tmpl w:val="E550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0D6476"/>
    <w:multiLevelType w:val="multilevel"/>
    <w:tmpl w:val="B53A2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224896"/>
    <w:multiLevelType w:val="multilevel"/>
    <w:tmpl w:val="AFF25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49704E"/>
    <w:multiLevelType w:val="multilevel"/>
    <w:tmpl w:val="5408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1E0F41"/>
    <w:multiLevelType w:val="multilevel"/>
    <w:tmpl w:val="CE3A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E904327"/>
    <w:multiLevelType w:val="multilevel"/>
    <w:tmpl w:val="E9588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4F0283"/>
    <w:multiLevelType w:val="multilevel"/>
    <w:tmpl w:val="154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5B5055"/>
    <w:multiLevelType w:val="multilevel"/>
    <w:tmpl w:val="3126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EE2524F"/>
    <w:multiLevelType w:val="multilevel"/>
    <w:tmpl w:val="E7344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07F3CE9"/>
    <w:multiLevelType w:val="multilevel"/>
    <w:tmpl w:val="CBA28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681671"/>
    <w:multiLevelType w:val="multilevel"/>
    <w:tmpl w:val="1E6C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0B"/>
    <w:rsid w:val="003905EB"/>
    <w:rsid w:val="00796F0B"/>
    <w:rsid w:val="007C56C4"/>
    <w:rsid w:val="00E8656D"/>
    <w:rsid w:val="00FB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601DA-535E-433B-886D-36BA10B5A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96F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96F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96F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96F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796F0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6F0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796F0B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796F0B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796F0B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796F0B"/>
    <w:rPr>
      <w:rFonts w:ascii="굴림" w:eastAsia="굴림" w:hAnsi="굴림" w:cs="굴림"/>
      <w:b/>
      <w:bCs/>
      <w:kern w:val="0"/>
      <w:szCs w:val="20"/>
    </w:rPr>
  </w:style>
  <w:style w:type="character" w:customStyle="1" w:styleId="tocnumber">
    <w:name w:val="tocnumber"/>
    <w:basedOn w:val="a0"/>
    <w:rsid w:val="00796F0B"/>
  </w:style>
  <w:style w:type="character" w:styleId="a3">
    <w:name w:val="Hyperlink"/>
    <w:basedOn w:val="a0"/>
    <w:uiPriority w:val="99"/>
    <w:semiHidden/>
    <w:unhideWhenUsed/>
    <w:rsid w:val="00796F0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96F0B"/>
    <w:rPr>
      <w:color w:val="800080"/>
      <w:u w:val="single"/>
    </w:rPr>
  </w:style>
  <w:style w:type="character" w:customStyle="1" w:styleId="dot">
    <w:name w:val="dot"/>
    <w:basedOn w:val="a0"/>
    <w:rsid w:val="00796F0B"/>
  </w:style>
  <w:style w:type="character" w:customStyle="1" w:styleId="apple-converted-space">
    <w:name w:val="apple-converted-space"/>
    <w:basedOn w:val="a0"/>
    <w:rsid w:val="00796F0B"/>
  </w:style>
  <w:style w:type="character" w:customStyle="1" w:styleId="line-anchor">
    <w:name w:val="line-anchor"/>
    <w:basedOn w:val="a0"/>
    <w:rsid w:val="00796F0B"/>
  </w:style>
  <w:style w:type="character" w:customStyle="1" w:styleId="sep">
    <w:name w:val="sep"/>
    <w:basedOn w:val="a0"/>
    <w:rsid w:val="00796F0B"/>
  </w:style>
  <w:style w:type="character" w:styleId="HTML">
    <w:name w:val="HTML Typewriter"/>
    <w:basedOn w:val="a0"/>
    <w:uiPriority w:val="99"/>
    <w:semiHidden/>
    <w:unhideWhenUsed/>
    <w:rsid w:val="00796F0B"/>
    <w:rPr>
      <w:rFonts w:ascii="굴림체" w:eastAsia="굴림체" w:hAnsi="굴림체" w:cs="굴림체"/>
      <w:sz w:val="24"/>
      <w:szCs w:val="24"/>
    </w:rPr>
  </w:style>
  <w:style w:type="character" w:styleId="a5">
    <w:name w:val="Strong"/>
    <w:basedOn w:val="a0"/>
    <w:uiPriority w:val="22"/>
    <w:qFormat/>
    <w:rsid w:val="00796F0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C56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7C56C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3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2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5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30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54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27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7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7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45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2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6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4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6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71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55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98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7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69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28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115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7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07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4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3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54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90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89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8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6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3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9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3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8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2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0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1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1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19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537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5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1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5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98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1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69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054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9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8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7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9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92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21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329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4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3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35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2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5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2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3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1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6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486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4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84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1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0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7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49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95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7608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66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6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2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3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65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7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8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88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646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3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8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6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7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0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85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0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4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4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2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10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58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5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3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1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0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1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4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629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1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22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3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3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3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7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8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9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80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2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3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1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2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8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7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05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4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35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9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78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399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0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3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7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36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960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7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9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4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21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8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94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2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mirror.enha.kr/wiki/ARM%20Cortex-A%20%EC%8B%9C%EB%A6%AC%EC%A6%88" TargetMode="External"/><Relationship Id="rId299" Type="http://schemas.openxmlformats.org/officeDocument/2006/relationships/hyperlink" Target="https://mirror.enha.kr/wiki/CDMA" TargetMode="External"/><Relationship Id="rId21" Type="http://schemas.openxmlformats.org/officeDocument/2006/relationships/hyperlink" Target="http://ascii.jp/elem/000/000/579/579266/Photo12_248x.jpg" TargetMode="External"/><Relationship Id="rId63" Type="http://schemas.openxmlformats.org/officeDocument/2006/relationships/hyperlink" Target="https://mirror.enha.kr/wiki/ARM%20Cortex-A%20%EC%8B%9C%EB%A6%AC%EC%A6%88" TargetMode="External"/><Relationship Id="rId159" Type="http://schemas.openxmlformats.org/officeDocument/2006/relationships/hyperlink" Target="https://mirror.enha.kr/wiki/ARM%20Cortex-A%20%EC%8B%9C%EB%A6%AC%EC%A6%88" TargetMode="External"/><Relationship Id="rId170" Type="http://schemas.openxmlformats.org/officeDocument/2006/relationships/hyperlink" Target="https://mirror.enha.kr/wiki/HTC" TargetMode="External"/><Relationship Id="rId226" Type="http://schemas.openxmlformats.org/officeDocument/2006/relationships/image" Target="media/image16.png"/><Relationship Id="rId268" Type="http://schemas.openxmlformats.org/officeDocument/2006/relationships/hyperlink" Target="https://mirror.enha.kr/wiki/%EC%82%BC%EC%84%B1%EC%A0%84%EC%9E%90" TargetMode="External"/><Relationship Id="rId32" Type="http://schemas.openxmlformats.org/officeDocument/2006/relationships/hyperlink" Target="https://mirror.enha.kr/wiki/ARM%20Cortex-A%20%EC%8B%9C%EB%A6%AC%EC%A6%88" TargetMode="External"/><Relationship Id="rId74" Type="http://schemas.openxmlformats.org/officeDocument/2006/relationships/hyperlink" Target="http://rigvedawiki.net/r1/wiki.php/ARM%20Cortex-A%20%EC%8B%9C%EB%A6%AC%EC%A6%88?action=edit&amp;section=10" TargetMode="External"/><Relationship Id="rId128" Type="http://schemas.openxmlformats.org/officeDocument/2006/relationships/hyperlink" Target="http://rigvedawiki.net/r1/wiki.php/ARM%20Cortex-A%20%EC%8B%9C%EB%A6%AC%EC%A6%88?action=edit&amp;section=20" TargetMode="External"/><Relationship Id="rId5" Type="http://schemas.openxmlformats.org/officeDocument/2006/relationships/hyperlink" Target="https://mirror.enha.kr/wiki/ARM%20Cortex-A%20%EC%8B%9C%EB%A6%AC%EC%A6%88" TargetMode="External"/><Relationship Id="rId181" Type="http://schemas.openxmlformats.org/officeDocument/2006/relationships/hyperlink" Target="https://mirror.enha.kr/wiki/ARM" TargetMode="External"/><Relationship Id="rId237" Type="http://schemas.openxmlformats.org/officeDocument/2006/relationships/hyperlink" Target="https://mirror.enha.kr/wiki/ARM%20Cortex-A%20%EC%8B%9C%EB%A6%AC%EC%A6%88" TargetMode="External"/><Relationship Id="rId279" Type="http://schemas.openxmlformats.org/officeDocument/2006/relationships/hyperlink" Target="https://mirror.enha.kr/wiki/ARM%20Cortex-A%20%EC%8B%9C%EB%A6%AC%EC%A6%88" TargetMode="External"/><Relationship Id="rId43" Type="http://schemas.openxmlformats.org/officeDocument/2006/relationships/hyperlink" Target="https://mirror.enha.kr/wiki/OMAP" TargetMode="External"/><Relationship Id="rId139" Type="http://schemas.openxmlformats.org/officeDocument/2006/relationships/hyperlink" Target="https://mirror.enha.kr/wiki/ARM%20Cortex-A%20%EC%8B%9C%EB%A6%AC%EC%A6%88" TargetMode="External"/><Relationship Id="rId290" Type="http://schemas.openxmlformats.org/officeDocument/2006/relationships/hyperlink" Target="https://mirror.enha.kr/wiki/ARM%20Cortex-A%20%EC%8B%9C%EB%A6%AC%EC%A6%88" TargetMode="External"/><Relationship Id="rId304" Type="http://schemas.openxmlformats.org/officeDocument/2006/relationships/hyperlink" Target="https://mirror.enha.kr/wiki/ARM%20Cortex-A%20%EC%8B%9C%EB%A6%AC%EC%A6%88" TargetMode="External"/><Relationship Id="rId85" Type="http://schemas.openxmlformats.org/officeDocument/2006/relationships/hyperlink" Target="https://mirror.enha.kr/wiki/ARM%20Cortex-A%20%EC%8B%9C%EB%A6%AC%EC%A6%88" TargetMode="External"/><Relationship Id="rId150" Type="http://schemas.openxmlformats.org/officeDocument/2006/relationships/hyperlink" Target="https://mirror.enha.kr/wiki/ARM%28CPU%29" TargetMode="External"/><Relationship Id="rId192" Type="http://schemas.openxmlformats.org/officeDocument/2006/relationships/hyperlink" Target="https://mirror.enha.kr/wiki/ARM%20Cortex-A%20%EC%8B%9C%EB%A6%AC%EC%A6%88" TargetMode="External"/><Relationship Id="rId206" Type="http://schemas.openxmlformats.org/officeDocument/2006/relationships/hyperlink" Target="https://mirror.enha.kr/wiki/%ED%80%84%EC%BB%B4%20%EC%8A%A4%EB%83%85%EB%93%9C%EB%9E%98%EA%B3%A4" TargetMode="External"/><Relationship Id="rId248" Type="http://schemas.openxmlformats.org/officeDocument/2006/relationships/hyperlink" Target="https://mirror.enha.kr/wiki/ARM%20Cortex-A%20%EC%8B%9C%EB%A6%AC%EC%A6%88" TargetMode="External"/><Relationship Id="rId12" Type="http://schemas.openxmlformats.org/officeDocument/2006/relationships/hyperlink" Target="https://mirror.enha.kr/wiki/ARM%20Cortex-A%20%EC%8B%9C%EB%A6%AC%EC%A6%88" TargetMode="External"/><Relationship Id="rId108" Type="http://schemas.openxmlformats.org/officeDocument/2006/relationships/hyperlink" Target="https://mirror.enha.kr/wiki/ARM%20Cortex-A%20%EC%8B%9C%EB%A6%AC%EC%A6%88" TargetMode="External"/><Relationship Id="rId315" Type="http://schemas.openxmlformats.org/officeDocument/2006/relationships/hyperlink" Target="https://mirror.enha.kr/wiki/ARM%20Cortex-A%20%EC%8B%9C%EB%A6%AC%EC%A6%88" TargetMode="External"/><Relationship Id="rId54" Type="http://schemas.openxmlformats.org/officeDocument/2006/relationships/hyperlink" Target="https://mirror.enha.kr/wiki/%EC%8A%A4%EB%A7%88%ED%8A%B8%ED%8F%B0" TargetMode="External"/><Relationship Id="rId96" Type="http://schemas.openxmlformats.org/officeDocument/2006/relationships/image" Target="media/image10.jpeg"/><Relationship Id="rId161" Type="http://schemas.openxmlformats.org/officeDocument/2006/relationships/hyperlink" Target="https://mirror.enha.kr/wiki/%ED%80%84%EC%BB%B4%20%EC%8A%A4%EB%83%85%EB%93%9C%EB%9E%98%EA%B3%A4" TargetMode="External"/><Relationship Id="rId217" Type="http://schemas.openxmlformats.org/officeDocument/2006/relationships/hyperlink" Target="https://mirror.enha.kr/wiki/ARM%20Cortex-A15" TargetMode="External"/><Relationship Id="rId259" Type="http://schemas.openxmlformats.org/officeDocument/2006/relationships/hyperlink" Target="https://mirror.enha.kr/wiki/%EC%95%A0%ED%94%8C%20A%20%EC%8B%9C%EB%A6%AC%EC%A6%88" TargetMode="External"/><Relationship Id="rId23" Type="http://schemas.openxmlformats.org/officeDocument/2006/relationships/hyperlink" Target="https://mirror.enha.kr/wiki/ARM%20Cortex-A%20%EC%8B%9C%EB%A6%AC%EC%A6%88" TargetMode="External"/><Relationship Id="rId119" Type="http://schemas.openxmlformats.org/officeDocument/2006/relationships/image" Target="media/image12.png"/><Relationship Id="rId270" Type="http://schemas.openxmlformats.org/officeDocument/2006/relationships/hyperlink" Target="https://mirror.enha.kr/wiki/ARM%20Cortex-A%20%EC%8B%9C%EB%A6%AC%EC%A6%88" TargetMode="External"/><Relationship Id="rId65" Type="http://schemas.openxmlformats.org/officeDocument/2006/relationships/hyperlink" Target="http://www.arm.com/images/Cortex_A9.png" TargetMode="External"/><Relationship Id="rId130" Type="http://schemas.openxmlformats.org/officeDocument/2006/relationships/hyperlink" Target="https://mirror.enha.kr/wiki/ARM%20Cortex-A%20%EC%8B%9C%EB%A6%AC%EC%A6%88" TargetMode="External"/><Relationship Id="rId172" Type="http://schemas.openxmlformats.org/officeDocument/2006/relationships/hyperlink" Target="https://mirror.enha.kr/wiki/Windows%20Mobile" TargetMode="External"/><Relationship Id="rId228" Type="http://schemas.openxmlformats.org/officeDocument/2006/relationships/hyperlink" Target="https://mirror.enha.kr/wiki/ARM%20Cortex-A%20%EC%8B%9C%EB%A6%AC%EC%A6%88" TargetMode="External"/><Relationship Id="rId13" Type="http://schemas.openxmlformats.org/officeDocument/2006/relationships/image" Target="media/image1.png"/><Relationship Id="rId109" Type="http://schemas.openxmlformats.org/officeDocument/2006/relationships/hyperlink" Target="https://mirror.enha.kr/wiki/ARM%20Cortex-A%20%EC%8B%9C%EB%A6%AC%EC%A6%88" TargetMode="External"/><Relationship Id="rId260" Type="http://schemas.openxmlformats.org/officeDocument/2006/relationships/hyperlink" Target="http://rigvedawiki.net/r1/wiki.php/ARM%20Cortex-A%20%EC%8B%9C%EB%A6%AC%EC%A6%88?action=edit&amp;section=36" TargetMode="External"/><Relationship Id="rId281" Type="http://schemas.openxmlformats.org/officeDocument/2006/relationships/hyperlink" Target="https://mirror.enha.kr/wiki/%EC%82%BC%EC%84%B1%EC%A0%84%EC%9E%90" TargetMode="External"/><Relationship Id="rId316" Type="http://schemas.openxmlformats.org/officeDocument/2006/relationships/hyperlink" Target="https://mirror.enha.kr/wiki/ARM%20Cortex-A%20%EC%8B%9C%EB%A6%AC%EC%A6%88" TargetMode="External"/><Relationship Id="rId34" Type="http://schemas.openxmlformats.org/officeDocument/2006/relationships/image" Target="media/image4.png"/><Relationship Id="rId55" Type="http://schemas.openxmlformats.org/officeDocument/2006/relationships/hyperlink" Target="https://mirror.enha.kr/wiki/%ED%80%84%EC%BB%B4%20%EC%8A%A4%EB%83%85%EB%93%9C%EB%9E%98%EA%B3%A4" TargetMode="External"/><Relationship Id="rId76" Type="http://schemas.openxmlformats.org/officeDocument/2006/relationships/hyperlink" Target="https://mirror.enha.kr/wiki/ARM%20Cortex-A%20%EC%8B%9C%EB%A6%AC%EC%A6%88" TargetMode="External"/><Relationship Id="rId97" Type="http://schemas.openxmlformats.org/officeDocument/2006/relationships/hyperlink" Target="http://regmedia.co.uk/2011/10/20/arm_a15_pipeline_small.jpg" TargetMode="External"/><Relationship Id="rId120" Type="http://schemas.openxmlformats.org/officeDocument/2006/relationships/hyperlink" Target="http://www.arm.com/images/Cortex-A53-large.png" TargetMode="External"/><Relationship Id="rId141" Type="http://schemas.openxmlformats.org/officeDocument/2006/relationships/hyperlink" Target="https://mirror.enha.kr/wiki/ARM%20Cortex-A%20%EC%8B%9C%EB%A6%AC%EC%A6%88" TargetMode="External"/><Relationship Id="rId7" Type="http://schemas.openxmlformats.org/officeDocument/2006/relationships/hyperlink" Target="http://rigvedawiki.net/r1/wiki.php/ARM%20Cortex-A%20%EC%8B%9C%EB%A6%AC%EC%A6%88?action=edit&amp;section=2" TargetMode="External"/><Relationship Id="rId162" Type="http://schemas.openxmlformats.org/officeDocument/2006/relationships/hyperlink" Target="https://mirror.enha.kr/wiki/HTC" TargetMode="External"/><Relationship Id="rId183" Type="http://schemas.openxmlformats.org/officeDocument/2006/relationships/hyperlink" Target="https://mirror.enha.kr/wiki/%EC%82%BC%EC%84%B1%EC%A0%84%EC%9E%90" TargetMode="External"/><Relationship Id="rId218" Type="http://schemas.openxmlformats.org/officeDocument/2006/relationships/hyperlink" Target="https://mirror.enha.kr/wiki/%EC%82%BC%EC%84%B1%EC%A0%84%EC%9E%90" TargetMode="External"/><Relationship Id="rId239" Type="http://schemas.openxmlformats.org/officeDocument/2006/relationships/hyperlink" Target="https://mirror.enha.kr/wiki/%EC%95%A0%ED%94%8C%28%EA%B8%B0%EC%97%85%29" TargetMode="External"/><Relationship Id="rId250" Type="http://schemas.openxmlformats.org/officeDocument/2006/relationships/hyperlink" Target="http://rigvedawiki.net/r1/wiki.php/ARM%20Cortex-A%20%EC%8B%9C%EB%A6%AC%EC%A6%88?action=edit&amp;section=34" TargetMode="External"/><Relationship Id="rId271" Type="http://schemas.openxmlformats.org/officeDocument/2006/relationships/hyperlink" Target="https://mirror.enha.kr/wiki/ARM%20Holdings" TargetMode="External"/><Relationship Id="rId292" Type="http://schemas.openxmlformats.org/officeDocument/2006/relationships/hyperlink" Target="https://mirror.enha.kr/wiki/ARM%20Cortex-A%20%EC%8B%9C%EB%A6%AC%EC%A6%88" TargetMode="External"/><Relationship Id="rId306" Type="http://schemas.openxmlformats.org/officeDocument/2006/relationships/hyperlink" Target="https://mirror.enha.kr/wiki/%EC%82%BC%EC%84%B1%EC%A0%84%EC%9E%90" TargetMode="External"/><Relationship Id="rId24" Type="http://schemas.openxmlformats.org/officeDocument/2006/relationships/hyperlink" Target="https://mirror.enha.kr/wiki/ARM%20Cortex-A%20%EC%8B%9C%EB%A6%AC%EC%A6%88" TargetMode="External"/><Relationship Id="rId45" Type="http://schemas.openxmlformats.org/officeDocument/2006/relationships/hyperlink" Target="https://mirror.enha.kr/wiki/ARM%20Cortex-A%20%EC%8B%9C%EB%A6%AC%EC%A6%88" TargetMode="External"/><Relationship Id="rId66" Type="http://schemas.openxmlformats.org/officeDocument/2006/relationships/hyperlink" Target="http://ko.wikipedia.org/wiki/%EB%B9%84%EC%88%9C%EC%B0%A8%EC%A0%81_%EB%AA%85%EB%A0%B9%EC%96%B4_%EC%B2%98%EB%A6%AC" TargetMode="External"/><Relationship Id="rId87" Type="http://schemas.openxmlformats.org/officeDocument/2006/relationships/hyperlink" Target="https://mirror.enha.kr/wiki/ARM%20Cortex-A%20%EC%8B%9C%EB%A6%AC%EC%A6%88" TargetMode="External"/><Relationship Id="rId110" Type="http://schemas.openxmlformats.org/officeDocument/2006/relationships/hyperlink" Target="http://rigvedawiki.net/r1/wiki.php/ARM%20Cortex-A%20%EC%8B%9C%EB%A6%AC%EC%A6%88?action=edit&amp;section=17" TargetMode="External"/><Relationship Id="rId131" Type="http://schemas.openxmlformats.org/officeDocument/2006/relationships/image" Target="media/image13.png"/><Relationship Id="rId152" Type="http://schemas.openxmlformats.org/officeDocument/2006/relationships/hyperlink" Target="http://rigvedawiki.net/r1/wiki.php/ARM%20Cortex-A%20%EC%8B%9C%EB%A6%AC%EC%A6%88?action=edit&amp;section=24" TargetMode="External"/><Relationship Id="rId173" Type="http://schemas.openxmlformats.org/officeDocument/2006/relationships/hyperlink" Target="https://mirror.enha.kr/wiki/%EC%8A%A4%EB%A7%88%ED%8A%B8%ED%8F%B0" TargetMode="External"/><Relationship Id="rId194" Type="http://schemas.openxmlformats.org/officeDocument/2006/relationships/hyperlink" Target="https://mirror.enha.kr/wiki/%EC%8A%A4%EB%A7%88%ED%8A%B8%ED%8F%B0" TargetMode="External"/><Relationship Id="rId208" Type="http://schemas.openxmlformats.org/officeDocument/2006/relationships/hyperlink" Target="https://mirror.enha.kr/wiki/%ED%80%84%EC%BB%B4%20%EC%8A%A4%EB%83%85%EB%93%9C%EB%9E%98%EA%B3%A4" TargetMode="External"/><Relationship Id="rId229" Type="http://schemas.openxmlformats.org/officeDocument/2006/relationships/hyperlink" Target="https://mirror.enha.kr/wiki/ARM%20Cortex-A%20%EC%8B%9C%EB%A6%AC%EC%A6%88" TargetMode="External"/><Relationship Id="rId240" Type="http://schemas.openxmlformats.org/officeDocument/2006/relationships/hyperlink" Target="https://mirror.enha.kr/wiki/%EC%95%A0%ED%94%8C%20A%20%EC%8B%9C%EB%A6%AC%EC%A6%88" TargetMode="External"/><Relationship Id="rId261" Type="http://schemas.openxmlformats.org/officeDocument/2006/relationships/hyperlink" Target="https://mirror.enha.kr/wiki/ARM%20Cortex-A%20%EC%8B%9C%EB%A6%AC%EC%A6%88" TargetMode="External"/><Relationship Id="rId14" Type="http://schemas.openxmlformats.org/officeDocument/2006/relationships/hyperlink" Target="http://www.arm.com/images/Cortex_A5_large.png" TargetMode="External"/><Relationship Id="rId35" Type="http://schemas.openxmlformats.org/officeDocument/2006/relationships/hyperlink" Target="http://www.wired.com/insights/wp-content/uploads/2011/10/arma7-a7pipeline.png" TargetMode="External"/><Relationship Id="rId56" Type="http://schemas.openxmlformats.org/officeDocument/2006/relationships/hyperlink" Target="http://rigvedawiki.net/r1/wiki.php/ARM%20Cortex-A%20%EC%8B%9C%EB%A6%AC%EC%A6%88?action=edit&amp;section=8" TargetMode="External"/><Relationship Id="rId77" Type="http://schemas.openxmlformats.org/officeDocument/2006/relationships/hyperlink" Target="https://mirror.enha.kr/wiki/%EC%9A%B4%EC%98%81%EC%B2%B4%EC%A0%9C" TargetMode="External"/><Relationship Id="rId100" Type="http://schemas.openxmlformats.org/officeDocument/2006/relationships/hyperlink" Target="https://mirror.enha.kr/wiki/ARM%20Cortex-A%20%EC%8B%9C%EB%A6%AC%EC%A6%88" TargetMode="External"/><Relationship Id="rId282" Type="http://schemas.openxmlformats.org/officeDocument/2006/relationships/hyperlink" Target="https://mirror.enha.kr/wiki/%EC%97%91%EC%8B%9C%EB%85%B8%EC%8A%A4" TargetMode="External"/><Relationship Id="rId317" Type="http://schemas.openxmlformats.org/officeDocument/2006/relationships/fontTable" Target="fontTable.xml"/><Relationship Id="rId8" Type="http://schemas.openxmlformats.org/officeDocument/2006/relationships/hyperlink" Target="https://mirror.enha.kr/wiki/ARM%20Cortex-A%20%EC%8B%9C%EB%A6%AC%EC%A6%88" TargetMode="External"/><Relationship Id="rId98" Type="http://schemas.openxmlformats.org/officeDocument/2006/relationships/hyperlink" Target="http://rigvedawiki.net/r1/wiki.php/ARM%20Cortex-A%20%EC%8B%9C%EB%A6%AC%EC%A6%88?action=edit&amp;section=15" TargetMode="External"/><Relationship Id="rId121" Type="http://schemas.openxmlformats.org/officeDocument/2006/relationships/hyperlink" Target="https://mirror.enha.kr/wiki/ARM%20big.LITTLE%20%EC%86%94%EB%A3%A8%EC%85%98" TargetMode="External"/><Relationship Id="rId142" Type="http://schemas.openxmlformats.org/officeDocument/2006/relationships/hyperlink" Target="https://mirror.enha.kr/wiki/ARM%20Cortex-A%20%EC%8B%9C%EB%A6%AC%EC%A6%88" TargetMode="External"/><Relationship Id="rId163" Type="http://schemas.openxmlformats.org/officeDocument/2006/relationships/hyperlink" Target="https://mirror.enha.kr/wiki/HD2" TargetMode="External"/><Relationship Id="rId184" Type="http://schemas.openxmlformats.org/officeDocument/2006/relationships/hyperlink" Target="https://mirror.enha.kr/wiki/%EC%97%91%EC%8B%9C%EB%85%B8%EC%8A%A4" TargetMode="External"/><Relationship Id="rId219" Type="http://schemas.openxmlformats.org/officeDocument/2006/relationships/hyperlink" Target="https://mirror.enha.kr/wiki/%EC%97%94%EB%B9%84%EB%94%94%EC%95%84" TargetMode="External"/><Relationship Id="rId230" Type="http://schemas.openxmlformats.org/officeDocument/2006/relationships/image" Target="media/image17.jpeg"/><Relationship Id="rId251" Type="http://schemas.openxmlformats.org/officeDocument/2006/relationships/hyperlink" Target="https://mirror.enha.kr/wiki/ARM%20Cortex-A%20%EC%8B%9C%EB%A6%AC%EC%A6%88" TargetMode="External"/><Relationship Id="rId25" Type="http://schemas.openxmlformats.org/officeDocument/2006/relationships/image" Target="media/image3.png"/><Relationship Id="rId46" Type="http://schemas.openxmlformats.org/officeDocument/2006/relationships/hyperlink" Target="https://mirror.enha.kr/wiki/%EC%95%A0%ED%94%8C%28%EA%B8%B0%EC%97%85%29" TargetMode="External"/><Relationship Id="rId67" Type="http://schemas.openxmlformats.org/officeDocument/2006/relationships/hyperlink" Target="https://mirror.enha.kr/wiki/ARM%20Cortex-A%20%EC%8B%9C%EB%A6%AC%EC%A6%88" TargetMode="External"/><Relationship Id="rId272" Type="http://schemas.openxmlformats.org/officeDocument/2006/relationships/hyperlink" Target="https://mirror.enha.kr/wiki/%EC%82%BC%EC%84%B1%EC%A0%84%EC%9E%90" TargetMode="External"/><Relationship Id="rId293" Type="http://schemas.openxmlformats.org/officeDocument/2006/relationships/hyperlink" Target="https://mirror.enha.kr/wiki/LTE" TargetMode="External"/><Relationship Id="rId307" Type="http://schemas.openxmlformats.org/officeDocument/2006/relationships/hyperlink" Target="https://mirror.enha.kr/wiki/%EC%97%91%EC%8B%9C%EB%85%B8%EC%8A%A4" TargetMode="External"/><Relationship Id="rId88" Type="http://schemas.openxmlformats.org/officeDocument/2006/relationships/hyperlink" Target="http://rigvedawiki.net/r1/wiki.php/ARM%20Cortex-A%20%EC%8B%9C%EB%A6%AC%EC%A6%88?action=edit&amp;section=13" TargetMode="External"/><Relationship Id="rId111" Type="http://schemas.openxmlformats.org/officeDocument/2006/relationships/hyperlink" Target="https://mirror.enha.kr/wiki/ARM%20Cortex-A%20%EC%8B%9C%EB%A6%AC%EC%A6%88" TargetMode="External"/><Relationship Id="rId132" Type="http://schemas.openxmlformats.org/officeDocument/2006/relationships/hyperlink" Target="http://www.arm.com/images/Cortex_A57_large.png" TargetMode="External"/><Relationship Id="rId153" Type="http://schemas.openxmlformats.org/officeDocument/2006/relationships/hyperlink" Target="https://mirror.enha.kr/wiki/ARM%20Cortex-A%20%EC%8B%9C%EB%A6%AC%EC%A6%88" TargetMode="External"/><Relationship Id="rId174" Type="http://schemas.openxmlformats.org/officeDocument/2006/relationships/hyperlink" Target="https://mirror.enha.kr/wiki/%EC%98%B4%EB%8B%88%EC%95%84%20II" TargetMode="External"/><Relationship Id="rId195" Type="http://schemas.openxmlformats.org/officeDocument/2006/relationships/hyperlink" Target="https://mirror.enha.kr/wiki/LTE" TargetMode="External"/><Relationship Id="rId209" Type="http://schemas.openxmlformats.org/officeDocument/2006/relationships/hyperlink" Target="https://mirror.enha.kr/wiki/ARM%20Cortex-A%20%EC%8B%9C%EB%A6%AC%EC%A6%88" TargetMode="External"/><Relationship Id="rId220" Type="http://schemas.openxmlformats.org/officeDocument/2006/relationships/hyperlink" Target="https://mirror.enha.kr/wiki/TSMC" TargetMode="External"/><Relationship Id="rId241" Type="http://schemas.openxmlformats.org/officeDocument/2006/relationships/hyperlink" Target="http://rigvedawiki.net/r1/wiki.php/ARM%20Cortex-A%20%EC%8B%9C%EB%A6%AC%EC%A6%88?action=edit&amp;section=32" TargetMode="External"/><Relationship Id="rId15" Type="http://schemas.openxmlformats.org/officeDocument/2006/relationships/hyperlink" Target="https://mirror.enha.kr/wiki/%EC%8A%A4%EB%A7%88%ED%8A%B8%ED%8F%B0" TargetMode="External"/><Relationship Id="rId36" Type="http://schemas.openxmlformats.org/officeDocument/2006/relationships/hyperlink" Target="http://rigvedawiki.net/r1/wiki.php/ARM%20Cortex-A%20%EC%8B%9C%EB%A6%AC%EC%A6%88?action=edit&amp;section=7" TargetMode="External"/><Relationship Id="rId57" Type="http://schemas.openxmlformats.org/officeDocument/2006/relationships/hyperlink" Target="https://mirror.enha.kr/wiki/ARM%20Cortex-A%20%EC%8B%9C%EB%A6%AC%EC%A6%88" TargetMode="External"/><Relationship Id="rId262" Type="http://schemas.openxmlformats.org/officeDocument/2006/relationships/hyperlink" Target="https://mirror.enha.kr/wiki/ARM%20Cortex-A%20%EC%8B%9C%EB%A6%AC%EC%A6%88" TargetMode="External"/><Relationship Id="rId283" Type="http://schemas.openxmlformats.org/officeDocument/2006/relationships/hyperlink" Target="https://mirror.enha.kr/wiki/ARM%20Cortex-A%20%EC%8B%9C%EB%A6%AC%EC%A6%88" TargetMode="External"/><Relationship Id="rId318" Type="http://schemas.openxmlformats.org/officeDocument/2006/relationships/theme" Target="theme/theme1.xml"/><Relationship Id="rId78" Type="http://schemas.openxmlformats.org/officeDocument/2006/relationships/hyperlink" Target="http://rigvedawiki.net/r1/wiki.php/ARM%20Cortex-A%20%EC%8B%9C%EB%A6%AC%EC%A6%88?action=edit&amp;section=11" TargetMode="External"/><Relationship Id="rId99" Type="http://schemas.openxmlformats.org/officeDocument/2006/relationships/hyperlink" Target="https://mirror.enha.kr/wiki/ARM%20Cortex-A%20%EC%8B%9C%EB%A6%AC%EC%A6%88" TargetMode="External"/><Relationship Id="rId101" Type="http://schemas.openxmlformats.org/officeDocument/2006/relationships/image" Target="media/image11.jpeg"/><Relationship Id="rId122" Type="http://schemas.openxmlformats.org/officeDocument/2006/relationships/hyperlink" Target="https://mirror.enha.kr/wiki/%ED%80%84%EC%BB%B4%20%EC%8A%A4%EB%83%85%EB%93%9C%EB%9E%98%EA%B3%A4" TargetMode="External"/><Relationship Id="rId143" Type="http://schemas.openxmlformats.org/officeDocument/2006/relationships/image" Target="media/image14.png"/><Relationship Id="rId164" Type="http://schemas.openxmlformats.org/officeDocument/2006/relationships/hyperlink" Target="https://mirror.enha.kr/wiki/ARM%20Cortex-A%20%EC%8B%9C%EB%A6%AC%EC%A6%88" TargetMode="External"/><Relationship Id="rId185" Type="http://schemas.openxmlformats.org/officeDocument/2006/relationships/hyperlink" Target="https://mirror.enha.kr/wiki/%ED%80%84%EC%BB%B4%20%EC%8A%A4%EB%83%85%EB%93%9C%EB%9E%98%EA%B3%A4" TargetMode="External"/><Relationship Id="rId9" Type="http://schemas.openxmlformats.org/officeDocument/2006/relationships/hyperlink" Target="https://mirror.enha.kr/wiki/ARM%20Cortex-A%20%EC%8B%9C%EB%A6%AC%EC%A6%88" TargetMode="External"/><Relationship Id="rId210" Type="http://schemas.openxmlformats.org/officeDocument/2006/relationships/hyperlink" Target="https://mirror.enha.kr/wiki/ARM%20Cortex-A9" TargetMode="External"/><Relationship Id="rId26" Type="http://schemas.openxmlformats.org/officeDocument/2006/relationships/hyperlink" Target="http://www.arm.com/images/Cortex_A7_large.png" TargetMode="External"/><Relationship Id="rId231" Type="http://schemas.openxmlformats.org/officeDocument/2006/relationships/hyperlink" Target="http://gigglehd.com/zbxe/files/attach/images/251/989/604/010/719db68271dc505a6712d1ed70563ab2.jpg" TargetMode="External"/><Relationship Id="rId252" Type="http://schemas.openxmlformats.org/officeDocument/2006/relationships/hyperlink" Target="https://mirror.enha.kr/wiki/ARM%20Cortex-A%20%EC%8B%9C%EB%A6%AC%EC%A6%88" TargetMode="External"/><Relationship Id="rId273" Type="http://schemas.openxmlformats.org/officeDocument/2006/relationships/hyperlink" Target="https://mirror.enha.kr/wiki/ARM%20Cortex-A%20%EC%8B%9C%EB%A6%AC%EC%A6%88" TargetMode="External"/><Relationship Id="rId294" Type="http://schemas.openxmlformats.org/officeDocument/2006/relationships/hyperlink" Target="https://mirror.enha.kr/wiki/LTE" TargetMode="External"/><Relationship Id="rId308" Type="http://schemas.openxmlformats.org/officeDocument/2006/relationships/hyperlink" Target="https://mirror.enha.kr/wiki/ARM%20Cortex-A%20%EC%8B%9C%EB%A6%AC%EC%A6%88" TargetMode="External"/><Relationship Id="rId47" Type="http://schemas.openxmlformats.org/officeDocument/2006/relationships/hyperlink" Target="https://mirror.enha.kr/wiki/%EC%95%84%EC%9D%B4%ED%8F%B0%203GS" TargetMode="External"/><Relationship Id="rId68" Type="http://schemas.openxmlformats.org/officeDocument/2006/relationships/hyperlink" Target="https://mirror.enha.kr/wiki/%EC%95%88%EB%93%9C%EB%A1%9C%EC%9D%B4%EB%93%9C%28OS%29" TargetMode="External"/><Relationship Id="rId89" Type="http://schemas.openxmlformats.org/officeDocument/2006/relationships/hyperlink" Target="https://mirror.enha.kr/wiki/ARM%20Cortex-A%20%EC%8B%9C%EB%A6%AC%EC%A6%88" TargetMode="External"/><Relationship Id="rId112" Type="http://schemas.openxmlformats.org/officeDocument/2006/relationships/hyperlink" Target="https://mirror.enha.kr/wiki/ARM%20Cortex-A%20%EC%8B%9C%EB%A6%AC%EC%A6%88" TargetMode="External"/><Relationship Id="rId133" Type="http://schemas.openxmlformats.org/officeDocument/2006/relationships/hyperlink" Target="https://mirror.enha.kr/wiki/ARM%20big.LITTLE%20%EC%86%94%EB%A3%A8%EC%85%98" TargetMode="External"/><Relationship Id="rId154" Type="http://schemas.openxmlformats.org/officeDocument/2006/relationships/hyperlink" Target="https://mirror.enha.kr/wiki/ARM%20Cortex-A%20%EC%8B%9C%EB%A6%AC%EC%A6%88" TargetMode="External"/><Relationship Id="rId175" Type="http://schemas.openxmlformats.org/officeDocument/2006/relationships/hyperlink" Target="https://mirror.enha.kr/wiki/%ED%80%84%EC%BB%B4%20%EC%8A%A4%EB%83%85%EB%93%9C%EB%9E%98%EA%B3%A4" TargetMode="External"/><Relationship Id="rId196" Type="http://schemas.openxmlformats.org/officeDocument/2006/relationships/hyperlink" Target="https://mirror.enha.kr/wiki/%ED%80%84%EC%BB%B4%20%EC%8A%A4%EB%83%85%EB%93%9C%EB%9E%98%EA%B3%A4" TargetMode="External"/><Relationship Id="rId200" Type="http://schemas.openxmlformats.org/officeDocument/2006/relationships/hyperlink" Target="https://mirror.enha.kr/wiki/ARM%20Cortex-A%20%EC%8B%9C%EB%A6%AC%EC%A6%88" TargetMode="External"/><Relationship Id="rId16" Type="http://schemas.openxmlformats.org/officeDocument/2006/relationships/hyperlink" Target="https://mirror.enha.kr/wiki/%EC%98%B4%EB%8B%88%EC%95%84%20II" TargetMode="External"/><Relationship Id="rId221" Type="http://schemas.openxmlformats.org/officeDocument/2006/relationships/hyperlink" Target="https://mirror.enha.kr/wiki/ARM%20Cortex-A%20%EC%8B%9C%EB%A6%AC%EC%A6%88" TargetMode="External"/><Relationship Id="rId242" Type="http://schemas.openxmlformats.org/officeDocument/2006/relationships/hyperlink" Target="https://mirror.enha.kr/wiki/ARM%20Cortex-A%20%EC%8B%9C%EB%A6%AC%EC%A6%88" TargetMode="External"/><Relationship Id="rId263" Type="http://schemas.openxmlformats.org/officeDocument/2006/relationships/hyperlink" Target="http://rigvedawiki.net/r1/wiki.php/ARM%20Cortex-A%20%EC%8B%9C%EB%A6%AC%EC%A6%88?action=edit&amp;section=37" TargetMode="External"/><Relationship Id="rId284" Type="http://schemas.openxmlformats.org/officeDocument/2006/relationships/hyperlink" Target="https://mirror.enha.kr/wiki/ARM%20Cortex-A%20%EC%8B%9C%EB%A6%AC%EC%A6%88" TargetMode="External"/><Relationship Id="rId37" Type="http://schemas.openxmlformats.org/officeDocument/2006/relationships/hyperlink" Target="https://mirror.enha.kr/wiki/ARM%20Cortex-A%20%EC%8B%9C%EB%A6%AC%EC%A6%88" TargetMode="External"/><Relationship Id="rId58" Type="http://schemas.openxmlformats.org/officeDocument/2006/relationships/hyperlink" Target="https://mirror.enha.kr/wiki/ARM%20Cortex-A%20%EC%8B%9C%EB%A6%AC%EC%A6%88" TargetMode="External"/><Relationship Id="rId79" Type="http://schemas.openxmlformats.org/officeDocument/2006/relationships/hyperlink" Target="https://mirror.enha.kr/wiki/ARM%20Cortex-A%20%EC%8B%9C%EB%A6%AC%EC%A6%88" TargetMode="External"/><Relationship Id="rId102" Type="http://schemas.openxmlformats.org/officeDocument/2006/relationships/hyperlink" Target="http://www.legitreviews.com/wp-content/uploads/2014/02/Cortex_A17.jpg" TargetMode="External"/><Relationship Id="rId123" Type="http://schemas.openxmlformats.org/officeDocument/2006/relationships/hyperlink" Target="https://mirror.enha.kr/wiki/%ED%80%84%EC%BB%B4%20%EC%8A%A4%EB%83%85%EB%93%9C%EB%9E%98%EA%B3%A4" TargetMode="External"/><Relationship Id="rId144" Type="http://schemas.openxmlformats.org/officeDocument/2006/relationships/hyperlink" Target="http://www.arm.com/images/Cortex-A53-performance-chart.png" TargetMode="External"/><Relationship Id="rId90" Type="http://schemas.openxmlformats.org/officeDocument/2006/relationships/hyperlink" Target="https://mirror.enha.kr/wiki/ARM%20Cortex-A%20%EC%8B%9C%EB%A6%AC%EC%A6%88" TargetMode="External"/><Relationship Id="rId165" Type="http://schemas.openxmlformats.org/officeDocument/2006/relationships/hyperlink" Target="https://mirror.enha.kr/wiki/%EC%98%B4%EB%8B%88%EC%95%84%20II" TargetMode="External"/><Relationship Id="rId186" Type="http://schemas.openxmlformats.org/officeDocument/2006/relationships/hyperlink" Target="https://mirror.enha.kr/wiki/ARM%20Cortex-A%20%EC%8B%9C%EB%A6%AC%EC%A6%88" TargetMode="External"/><Relationship Id="rId211" Type="http://schemas.openxmlformats.org/officeDocument/2006/relationships/hyperlink" Target="https://mirror.enha.kr/wiki/ARM%20Cortex-A15" TargetMode="External"/><Relationship Id="rId232" Type="http://schemas.openxmlformats.org/officeDocument/2006/relationships/hyperlink" Target="https://mirror.enha.kr/wiki/ARM%20Cortex-A%20%EC%8B%9C%EB%A6%AC%EC%A6%88" TargetMode="External"/><Relationship Id="rId253" Type="http://schemas.openxmlformats.org/officeDocument/2006/relationships/hyperlink" Target="http://rigvedawiki.net/r1/wiki.php/ARM%20Cortex-A%20%EC%8B%9C%EB%A6%AC%EC%A6%88?action=edit&amp;section=35" TargetMode="External"/><Relationship Id="rId274" Type="http://schemas.openxmlformats.org/officeDocument/2006/relationships/hyperlink" Target="https://mirror.enha.kr/wiki/ARM%20Cortex-A%20%EC%8B%9C%EB%A6%AC%EC%A6%88" TargetMode="External"/><Relationship Id="rId295" Type="http://schemas.openxmlformats.org/officeDocument/2006/relationships/hyperlink" Target="https://mirror.enha.kr/wiki/%ED%80%84%EC%BB%B4%20%EC%8A%A4%EB%83%85%EB%93%9C%EB%9E%98%EA%B3%A4" TargetMode="External"/><Relationship Id="rId309" Type="http://schemas.openxmlformats.org/officeDocument/2006/relationships/hyperlink" Target="https://mirror.enha.kr/wiki/%EC%95%A0%ED%94%8C%28%EA%B8%B0%EC%97%85%29" TargetMode="External"/><Relationship Id="rId27" Type="http://schemas.openxmlformats.org/officeDocument/2006/relationships/hyperlink" Target="https://mirror.enha.kr/wiki/ARM%20Cortex-A%20%EC%8B%9C%EB%A6%AC%EC%A6%88" TargetMode="External"/><Relationship Id="rId48" Type="http://schemas.openxmlformats.org/officeDocument/2006/relationships/hyperlink" Target="https://mirror.enha.kr/wiki/%EC%82%BC%EC%84%B1%EC%A0%84%EC%9E%90" TargetMode="External"/><Relationship Id="rId69" Type="http://schemas.openxmlformats.org/officeDocument/2006/relationships/hyperlink" Target="https://mirror.enha.kr/wiki/%EC%8A%A4%EB%A7%88%ED%8A%B8%ED%8F%B0" TargetMode="External"/><Relationship Id="rId113" Type="http://schemas.openxmlformats.org/officeDocument/2006/relationships/hyperlink" Target="http://rigvedawiki.net/r1/wiki.php/ARM%20Cortex-A%20%EC%8B%9C%EB%A6%AC%EC%A6%88?action=edit&amp;section=18" TargetMode="External"/><Relationship Id="rId134" Type="http://schemas.openxmlformats.org/officeDocument/2006/relationships/hyperlink" Target="https://mirror.enha.kr/wiki/%ED%80%84%EC%BB%B4%20%EC%8A%A4%EB%83%85%EB%93%9C%EB%9E%98%EA%B3%A4" TargetMode="External"/><Relationship Id="rId80" Type="http://schemas.openxmlformats.org/officeDocument/2006/relationships/hyperlink" Target="https://mirror.enha.kr/wiki/ARM%20Cortex-A%20%EC%8B%9C%EB%A6%AC%EC%A6%88" TargetMode="External"/><Relationship Id="rId155" Type="http://schemas.openxmlformats.org/officeDocument/2006/relationships/hyperlink" Target="http://rigvedawiki.net/r1/wiki.php/ARM%20Cortex-A%20%EC%8B%9C%EB%A6%AC%EC%A6%88?action=edit&amp;section=25" TargetMode="External"/><Relationship Id="rId176" Type="http://schemas.openxmlformats.org/officeDocument/2006/relationships/hyperlink" Target="https://mirror.enha.kr/wiki/%EC%95%88%EB%93%9C%EB%A1%9C%EC%9D%B4%EB%93%9C%28OS%29" TargetMode="External"/><Relationship Id="rId197" Type="http://schemas.openxmlformats.org/officeDocument/2006/relationships/hyperlink" Target="https://mirror.enha.kr/wiki/ARM%20Cortex-A%20%EC%8B%9C%EB%A6%AC%EC%A6%88" TargetMode="External"/><Relationship Id="rId201" Type="http://schemas.openxmlformats.org/officeDocument/2006/relationships/hyperlink" Target="https://mirror.enha.kr/wiki/ARM%20Cortex-A%20%EC%8B%9C%EB%A6%AC%EC%A6%88" TargetMode="External"/><Relationship Id="rId222" Type="http://schemas.openxmlformats.org/officeDocument/2006/relationships/hyperlink" Target="https://mirror.enha.kr/wiki/ARM%20Cortex-A%20%EC%8B%9C%EB%A6%AC%EC%A6%88" TargetMode="External"/><Relationship Id="rId243" Type="http://schemas.openxmlformats.org/officeDocument/2006/relationships/hyperlink" Target="https://mirror.enha.kr/wiki/ARM%20Cortex-A%20%EC%8B%9C%EB%A6%AC%EC%A6%88" TargetMode="External"/><Relationship Id="rId264" Type="http://schemas.openxmlformats.org/officeDocument/2006/relationships/hyperlink" Target="https://mirror.enha.kr/wiki/ARM%20Cortex-A%20%EC%8B%9C%EB%A6%AC%EC%A6%88" TargetMode="External"/><Relationship Id="rId285" Type="http://schemas.openxmlformats.org/officeDocument/2006/relationships/hyperlink" Target="https://mirror.enha.kr/wiki/HTC" TargetMode="External"/><Relationship Id="rId17" Type="http://schemas.openxmlformats.org/officeDocument/2006/relationships/hyperlink" Target="http://rigvedawiki.net/r1/wiki.php/ARM%20Cortex-A%20%EC%8B%9C%EB%A6%AC%EC%A6%88?action=edit&amp;section=4" TargetMode="External"/><Relationship Id="rId38" Type="http://schemas.openxmlformats.org/officeDocument/2006/relationships/hyperlink" Target="https://mirror.enha.kr/wiki/ARM%20Cortex-A%20%EC%8B%9C%EB%A6%AC%EC%A6%88" TargetMode="External"/><Relationship Id="rId59" Type="http://schemas.openxmlformats.org/officeDocument/2006/relationships/image" Target="media/image6.jpeg"/><Relationship Id="rId103" Type="http://schemas.openxmlformats.org/officeDocument/2006/relationships/hyperlink" Target="https://mirror.enha.kr/wiki/ARM%20Cortex-A%20%EC%8B%9C%EB%A6%AC%EC%A6%88" TargetMode="External"/><Relationship Id="rId124" Type="http://schemas.openxmlformats.org/officeDocument/2006/relationships/hyperlink" Target="https://mirror.enha.kr/wiki/%EC%97%91%EC%8B%9C%EB%85%B8%EC%8A%A4" TargetMode="External"/><Relationship Id="rId310" Type="http://schemas.openxmlformats.org/officeDocument/2006/relationships/hyperlink" Target="https://mirror.enha.kr/wiki/TSMC" TargetMode="External"/><Relationship Id="rId70" Type="http://schemas.openxmlformats.org/officeDocument/2006/relationships/hyperlink" Target="https://mirror.enha.kr/wiki/%EC%82%BC%EC%84%B1%EC%A0%84%EC%9E%90" TargetMode="External"/><Relationship Id="rId91" Type="http://schemas.openxmlformats.org/officeDocument/2006/relationships/image" Target="media/image9.png"/><Relationship Id="rId145" Type="http://schemas.openxmlformats.org/officeDocument/2006/relationships/image" Target="media/image15.png"/><Relationship Id="rId166" Type="http://schemas.openxmlformats.org/officeDocument/2006/relationships/hyperlink" Target="https://mirror.enha.kr/wiki/%EC%95%84%EC%9D%B4%ED%8F%B0%203GS" TargetMode="External"/><Relationship Id="rId187" Type="http://schemas.openxmlformats.org/officeDocument/2006/relationships/hyperlink" Target="https://mirror.enha.kr/wiki/ARM%20Cortex-A%20%EC%8B%9C%EB%A6%AC%EC%A6%88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mirror.enha.kr/wiki/%ED%80%84%EC%BB%B4%20%EC%8A%A4%EB%83%85%EB%93%9C%EB%9E%98%EA%B3%A4" TargetMode="External"/><Relationship Id="rId233" Type="http://schemas.openxmlformats.org/officeDocument/2006/relationships/hyperlink" Target="http://rigvedawiki.net/r1/wiki.php/ARM%20Cortex-A%20%EC%8B%9C%EB%A6%AC%EC%A6%88?action=edit&amp;section=30" TargetMode="External"/><Relationship Id="rId254" Type="http://schemas.openxmlformats.org/officeDocument/2006/relationships/hyperlink" Target="https://mirror.enha.kr/wiki/ARM%20Cortex-A%20%EC%8B%9C%EB%A6%AC%EC%A6%88" TargetMode="External"/><Relationship Id="rId28" Type="http://schemas.openxmlformats.org/officeDocument/2006/relationships/hyperlink" Target="https://mirror.enha.kr/wiki/%EC%8A%A4%EB%A7%88%ED%8A%B8%ED%8F%B0" TargetMode="External"/><Relationship Id="rId49" Type="http://schemas.openxmlformats.org/officeDocument/2006/relationships/hyperlink" Target="https://mirror.enha.kr/wiki/%EC%82%BC%EC%84%B1%EC%A0%84%EC%9E%90%20%ED%97%88%EB%B0%8D%EB%B2%84%EB%93%9C" TargetMode="External"/><Relationship Id="rId114" Type="http://schemas.openxmlformats.org/officeDocument/2006/relationships/hyperlink" Target="https://mirror.enha.kr/wiki/ARM%20Cortex-A%20%EC%8B%9C%EB%A6%AC%EC%A6%88" TargetMode="External"/><Relationship Id="rId275" Type="http://schemas.openxmlformats.org/officeDocument/2006/relationships/hyperlink" Target="https://mirror.enha.kr/wiki/ARM%20Cortex-A%20%EC%8B%9C%EB%A6%AC%EC%A6%88" TargetMode="External"/><Relationship Id="rId296" Type="http://schemas.openxmlformats.org/officeDocument/2006/relationships/hyperlink" Target="https://mirror.enha.kr/wiki/GSM" TargetMode="External"/><Relationship Id="rId300" Type="http://schemas.openxmlformats.org/officeDocument/2006/relationships/hyperlink" Target="https://mirror.enha.kr/wiki/%ED%80%84%EC%BB%B4%20%EC%8A%A4%EB%83%85%EB%93%9C%EB%9E%98%EA%B3%A4" TargetMode="External"/><Relationship Id="rId60" Type="http://schemas.openxmlformats.org/officeDocument/2006/relationships/hyperlink" Target="http://noel.feld.cvut.cz/vyu/scs/prezentace2007/ARM-Cortex-A8/images/mikrostrukturaObr.jpg" TargetMode="External"/><Relationship Id="rId81" Type="http://schemas.openxmlformats.org/officeDocument/2006/relationships/image" Target="media/image8.png"/><Relationship Id="rId135" Type="http://schemas.openxmlformats.org/officeDocument/2006/relationships/hyperlink" Target="https://mirror.enha.kr/wiki/%ED%80%84%EC%BB%B4%20%EC%8A%A4%EB%83%85%EB%93%9C%EB%9E%98%EA%B3%A4" TargetMode="External"/><Relationship Id="rId156" Type="http://schemas.openxmlformats.org/officeDocument/2006/relationships/hyperlink" Target="https://mirror.enha.kr/wiki/ARM%20Cortex-A%20%EC%8B%9C%EB%A6%AC%EC%A6%88" TargetMode="External"/><Relationship Id="rId177" Type="http://schemas.openxmlformats.org/officeDocument/2006/relationships/hyperlink" Target="https://mirror.enha.kr/wiki/%EC%8A%A4%EB%A7%88%ED%8A%B8%ED%8F%B0" TargetMode="External"/><Relationship Id="rId198" Type="http://schemas.openxmlformats.org/officeDocument/2006/relationships/hyperlink" Target="https://mirror.enha.kr/wiki/ARM%20Cortex-A%20%EC%8B%9C%EB%A6%AC%EC%A6%88" TargetMode="External"/><Relationship Id="rId202" Type="http://schemas.openxmlformats.org/officeDocument/2006/relationships/hyperlink" Target="http://rigvedawiki.net/r1/wiki.php/ARM%20Cortex-A%20%EC%8B%9C%EB%A6%AC%EC%A6%88?action=edit&amp;section=28" TargetMode="External"/><Relationship Id="rId223" Type="http://schemas.openxmlformats.org/officeDocument/2006/relationships/hyperlink" Target="http://rigvedawiki.net/r1/wiki.php/ARM%20Cortex-A%20%EC%8B%9C%EB%A6%AC%EC%A6%88?action=edit&amp;section=29" TargetMode="External"/><Relationship Id="rId244" Type="http://schemas.openxmlformats.org/officeDocument/2006/relationships/image" Target="media/image18.png"/><Relationship Id="rId18" Type="http://schemas.openxmlformats.org/officeDocument/2006/relationships/hyperlink" Target="https://mirror.enha.kr/wiki/ARM%20Cortex-A%20%EC%8B%9C%EB%A6%AC%EC%A6%88" TargetMode="External"/><Relationship Id="rId39" Type="http://schemas.openxmlformats.org/officeDocument/2006/relationships/image" Target="media/image5.png"/><Relationship Id="rId265" Type="http://schemas.openxmlformats.org/officeDocument/2006/relationships/hyperlink" Target="https://mirror.enha.kr/wiki/ARM%20Cortex-A%20%EC%8B%9C%EB%A6%AC%EC%A6%88" TargetMode="External"/><Relationship Id="rId286" Type="http://schemas.openxmlformats.org/officeDocument/2006/relationships/hyperlink" Target="https://mirror.enha.kr/wiki/%EB%A7%88%EC%9D%B4%ED%81%AC%EB%A1%9C%EC%86%8C%ED%94%84%ED%8A%B8" TargetMode="External"/><Relationship Id="rId50" Type="http://schemas.openxmlformats.org/officeDocument/2006/relationships/hyperlink" Target="https://mirror.enha.kr/wiki/%EC%98%B4%EB%8B%88%EC%95%84%20II" TargetMode="External"/><Relationship Id="rId104" Type="http://schemas.openxmlformats.org/officeDocument/2006/relationships/hyperlink" Target="https://mirror.enha.kr/wiki/ARM%20Cortex-A%20%EC%8B%9C%EB%A6%AC%EC%A6%88" TargetMode="External"/><Relationship Id="rId125" Type="http://schemas.openxmlformats.org/officeDocument/2006/relationships/hyperlink" Target="https://mirror.enha.kr/wiki/%ED%80%84%EC%BB%B4%20%EC%8A%A4%EB%83%85%EB%93%9C%EB%9E%98%EA%B3%A4" TargetMode="External"/><Relationship Id="rId146" Type="http://schemas.openxmlformats.org/officeDocument/2006/relationships/hyperlink" Target="http://www.arm.com/images/A57performance_webpage.png" TargetMode="External"/><Relationship Id="rId167" Type="http://schemas.openxmlformats.org/officeDocument/2006/relationships/hyperlink" Target="https://mirror.enha.kr/wiki/ARM%20Cortex-A%20%EC%8B%9C%EB%A6%AC%EC%A6%88" TargetMode="External"/><Relationship Id="rId188" Type="http://schemas.openxmlformats.org/officeDocument/2006/relationships/hyperlink" Target="https://mirror.enha.kr/wiki/OMAP" TargetMode="External"/><Relationship Id="rId311" Type="http://schemas.openxmlformats.org/officeDocument/2006/relationships/hyperlink" Target="https://mirror.enha.kr/wiki/%EC%95%A0%ED%94%8C%28%EA%B8%B0%EC%97%85%29" TargetMode="External"/><Relationship Id="rId71" Type="http://schemas.openxmlformats.org/officeDocument/2006/relationships/hyperlink" Target="https://mirror.enha.kr/wiki/%EC%97%91%EC%8B%9C%EB%85%B8%EC%8A%A4" TargetMode="External"/><Relationship Id="rId92" Type="http://schemas.openxmlformats.org/officeDocument/2006/relationships/hyperlink" Target="http://www.arm.com/images/Cortex_A15.png" TargetMode="External"/><Relationship Id="rId213" Type="http://schemas.openxmlformats.org/officeDocument/2006/relationships/hyperlink" Target="https://mirror.enha.kr/wiki/ARM%20Cortex-A9" TargetMode="External"/><Relationship Id="rId234" Type="http://schemas.openxmlformats.org/officeDocument/2006/relationships/hyperlink" Target="https://mirror.enha.kr/wiki/ARM%20Cortex-A%20%EC%8B%9C%EB%A6%AC%EC%A6%88" TargetMode="External"/><Relationship Id="rId2" Type="http://schemas.openxmlformats.org/officeDocument/2006/relationships/styles" Target="styles.xml"/><Relationship Id="rId29" Type="http://schemas.openxmlformats.org/officeDocument/2006/relationships/hyperlink" Target="https://mirror.enha.kr/wiki/%EC%8A%A4%EB%A7%88%ED%8A%B8%ED%8F%B0" TargetMode="External"/><Relationship Id="rId255" Type="http://schemas.openxmlformats.org/officeDocument/2006/relationships/hyperlink" Target="https://mirror.enha.kr/wiki/ARM%20Cortex-A%20%EC%8B%9C%EB%A6%AC%EC%A6%88" TargetMode="External"/><Relationship Id="rId276" Type="http://schemas.openxmlformats.org/officeDocument/2006/relationships/hyperlink" Target="https://mirror.enha.kr/wiki/ARM%20Cortex-A%20%EC%8B%9C%EB%A6%AC%EC%A6%88" TargetMode="External"/><Relationship Id="rId297" Type="http://schemas.openxmlformats.org/officeDocument/2006/relationships/hyperlink" Target="https://mirror.enha.kr/wiki/WCDMA" TargetMode="External"/><Relationship Id="rId40" Type="http://schemas.openxmlformats.org/officeDocument/2006/relationships/hyperlink" Target="http://www.arm.com/images/Cortex_A8_large.png" TargetMode="External"/><Relationship Id="rId115" Type="http://schemas.openxmlformats.org/officeDocument/2006/relationships/hyperlink" Target="https://mirror.enha.kr/wiki/ARM%20Cortex-A%20%EC%8B%9C%EB%A6%AC%EC%A6%88" TargetMode="External"/><Relationship Id="rId136" Type="http://schemas.openxmlformats.org/officeDocument/2006/relationships/hyperlink" Target="https://mirror.enha.kr/wiki/%EC%97%91%EC%8B%9C%EB%85%B8%EC%8A%A4" TargetMode="External"/><Relationship Id="rId157" Type="http://schemas.openxmlformats.org/officeDocument/2006/relationships/hyperlink" Target="https://mirror.enha.kr/wiki/ARM%20Cortex-A%20%EC%8B%9C%EB%A6%AC%EC%A6%88" TargetMode="External"/><Relationship Id="rId178" Type="http://schemas.openxmlformats.org/officeDocument/2006/relationships/hyperlink" Target="https://mirror.enha.kr/wiki/ARM" TargetMode="External"/><Relationship Id="rId301" Type="http://schemas.openxmlformats.org/officeDocument/2006/relationships/hyperlink" Target="https://mirror.enha.kr/wiki/ARM%20Cortex-A%20%EC%8B%9C%EB%A6%AC%EC%A6%88" TargetMode="External"/><Relationship Id="rId61" Type="http://schemas.openxmlformats.org/officeDocument/2006/relationships/hyperlink" Target="http://rigvedawiki.net/r1/wiki.php/ARM%20Cortex-A%20%EC%8B%9C%EB%A6%AC%EC%A6%88?action=edit&amp;section=9" TargetMode="External"/><Relationship Id="rId82" Type="http://schemas.openxmlformats.org/officeDocument/2006/relationships/hyperlink" Target="http://www.arm.com/images/Cortex-A12_203px.png" TargetMode="External"/><Relationship Id="rId199" Type="http://schemas.openxmlformats.org/officeDocument/2006/relationships/hyperlink" Target="http://rigvedawiki.net/r1/wiki.php/ARM%20Cortex-A%20%EC%8B%9C%EB%A6%AC%EC%A6%88?action=edit&amp;section=27" TargetMode="External"/><Relationship Id="rId203" Type="http://schemas.openxmlformats.org/officeDocument/2006/relationships/hyperlink" Target="https://mirror.enha.kr/wiki/ARM%20Cortex-A%20%EC%8B%9C%EB%A6%AC%EC%A6%88" TargetMode="External"/><Relationship Id="rId19" Type="http://schemas.openxmlformats.org/officeDocument/2006/relationships/hyperlink" Target="https://mirror.enha.kr/wiki/ARM%20Cortex-A%20%EC%8B%9C%EB%A6%AC%EC%A6%88" TargetMode="External"/><Relationship Id="rId224" Type="http://schemas.openxmlformats.org/officeDocument/2006/relationships/hyperlink" Target="https://mirror.enha.kr/wiki/ARM%20Cortex-A%20%EC%8B%9C%EB%A6%AC%EC%A6%88" TargetMode="External"/><Relationship Id="rId245" Type="http://schemas.openxmlformats.org/officeDocument/2006/relationships/hyperlink" Target="http://i-cdn.phonearena.com/images/articles/71041-thumb/swift.png" TargetMode="External"/><Relationship Id="rId266" Type="http://schemas.openxmlformats.org/officeDocument/2006/relationships/hyperlink" Target="https://mirror.enha.kr/wiki/ARM%20Cortex-A%20%EC%8B%9C%EB%A6%AC%EC%A6%88" TargetMode="External"/><Relationship Id="rId287" Type="http://schemas.openxmlformats.org/officeDocument/2006/relationships/hyperlink" Target="https://mirror.enha.kr/wiki/Windows%20Mobile" TargetMode="External"/><Relationship Id="rId30" Type="http://schemas.openxmlformats.org/officeDocument/2006/relationships/hyperlink" Target="https://mirror.enha.kr/wiki/ARM%20Cortex-A%20%EC%8B%9C%EB%A6%AC%EC%A6%88" TargetMode="External"/><Relationship Id="rId105" Type="http://schemas.openxmlformats.org/officeDocument/2006/relationships/hyperlink" Target="https://mirror.enha.kr/wiki/ARM%20big.LITTLE%20%EC%86%94%EB%A3%A8%EC%85%98" TargetMode="External"/><Relationship Id="rId126" Type="http://schemas.openxmlformats.org/officeDocument/2006/relationships/hyperlink" Target="https://mirror.enha.kr/wiki/%ED%80%84%EC%BB%B4%20%EC%8A%A4%EB%83%85%EB%93%9C%EB%9E%98%EA%B3%A4" TargetMode="External"/><Relationship Id="rId147" Type="http://schemas.openxmlformats.org/officeDocument/2006/relationships/hyperlink" Target="http://rigvedawiki.net/r1/wiki.php/ARM%20Cortex-A%20%EC%8B%9C%EB%A6%AC%EC%A6%88?action=edit&amp;section=23" TargetMode="External"/><Relationship Id="rId168" Type="http://schemas.openxmlformats.org/officeDocument/2006/relationships/hyperlink" Target="https://mirror.enha.kr/wiki/HD2" TargetMode="External"/><Relationship Id="rId312" Type="http://schemas.openxmlformats.org/officeDocument/2006/relationships/hyperlink" Target="https://mirror.enha.kr/wiki/ARM%20Cortex-A%20%EC%8B%9C%EB%A6%AC%EC%A6%88" TargetMode="External"/><Relationship Id="rId51" Type="http://schemas.openxmlformats.org/officeDocument/2006/relationships/hyperlink" Target="https://mirror.enha.kr/wiki/%EC%98%B4%EB%8B%88%EC%95%84%20II" TargetMode="External"/><Relationship Id="rId72" Type="http://schemas.openxmlformats.org/officeDocument/2006/relationships/hyperlink" Target="https://mirror.enha.kr/wiki/%EA%B0%A4%EB%9F%AD%EC%8B%9C%20S%20II" TargetMode="External"/><Relationship Id="rId93" Type="http://schemas.openxmlformats.org/officeDocument/2006/relationships/hyperlink" Target="http://rigvedawiki.net/r1/wiki.php/ARM%20Cortex-A%20%EC%8B%9C%EB%A6%AC%EC%A6%88?action=edit&amp;section=14" TargetMode="External"/><Relationship Id="rId189" Type="http://schemas.openxmlformats.org/officeDocument/2006/relationships/hyperlink" Target="https://mirror.enha.kr/wiki/%EC%82%BC%EC%84%B1%EC%A0%84%EC%9E%90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mirror.enha.kr/wiki/ARM%20Cortex-A15" TargetMode="External"/><Relationship Id="rId235" Type="http://schemas.openxmlformats.org/officeDocument/2006/relationships/hyperlink" Target="https://mirror.enha.kr/wiki/ARM%20Cortex-A%20%EC%8B%9C%EB%A6%AC%EC%A6%88" TargetMode="External"/><Relationship Id="rId256" Type="http://schemas.openxmlformats.org/officeDocument/2006/relationships/image" Target="media/image19.png"/><Relationship Id="rId277" Type="http://schemas.openxmlformats.org/officeDocument/2006/relationships/hyperlink" Target="https://mirror.enha.kr/wiki/ARM%20Cortex-A%20%EC%8B%9C%EB%A6%AC%EC%A6%88" TargetMode="External"/><Relationship Id="rId298" Type="http://schemas.openxmlformats.org/officeDocument/2006/relationships/hyperlink" Target="https://mirror.enha.kr/wiki/CDMA" TargetMode="External"/><Relationship Id="rId116" Type="http://schemas.openxmlformats.org/officeDocument/2006/relationships/hyperlink" Target="http://rigvedawiki.net/r1/wiki.php/ARM%20Cortex-A%20%EC%8B%9C%EB%A6%AC%EC%A6%88?action=edit&amp;section=19" TargetMode="External"/><Relationship Id="rId137" Type="http://schemas.openxmlformats.org/officeDocument/2006/relationships/hyperlink" Target="http://rigvedawiki.net/r1/wiki.php/ARM%20Cortex-A%20%EC%8B%9C%EB%A6%AC%EC%A6%88?action=edit&amp;section=21" TargetMode="External"/><Relationship Id="rId158" Type="http://schemas.openxmlformats.org/officeDocument/2006/relationships/hyperlink" Target="http://rigvedawiki.net/r1/wiki.php/ARM%20Cortex-A%20%EC%8B%9C%EB%A6%AC%EC%A6%88?action=edit&amp;section=26" TargetMode="External"/><Relationship Id="rId302" Type="http://schemas.openxmlformats.org/officeDocument/2006/relationships/hyperlink" Target="https://mirror.enha.kr/wiki/%ED%80%84%EC%BB%B4%20%EC%8A%A4%EB%83%85%EB%93%9C%EB%9E%98%EA%B3%A4" TargetMode="External"/><Relationship Id="rId20" Type="http://schemas.openxmlformats.org/officeDocument/2006/relationships/image" Target="media/image2.jpeg"/><Relationship Id="rId41" Type="http://schemas.openxmlformats.org/officeDocument/2006/relationships/hyperlink" Target="https://mirror.enha.kr/wiki/ARM%20Holdings" TargetMode="External"/><Relationship Id="rId62" Type="http://schemas.openxmlformats.org/officeDocument/2006/relationships/hyperlink" Target="https://mirror.enha.kr/wiki/ARM%20Cortex-A%20%EC%8B%9C%EB%A6%AC%EC%A6%88" TargetMode="External"/><Relationship Id="rId83" Type="http://schemas.openxmlformats.org/officeDocument/2006/relationships/hyperlink" Target="http://community.arm.com/groups/processors/blog/2014/09/30/arm-cortex-a17-cortex-a12-processor-update" TargetMode="External"/><Relationship Id="rId179" Type="http://schemas.openxmlformats.org/officeDocument/2006/relationships/hyperlink" Target="https://mirror.enha.kr/wiki/%ED%80%84%EC%BB%B4%20%EC%8A%A4%EB%83%85%EB%93%9C%EB%9E%98%EA%B3%A4" TargetMode="External"/><Relationship Id="rId190" Type="http://schemas.openxmlformats.org/officeDocument/2006/relationships/hyperlink" Target="https://mirror.enha.kr/wiki/%EC%97%91%EC%8B%9C%EB%85%B8%EC%8A%A4" TargetMode="External"/><Relationship Id="rId204" Type="http://schemas.openxmlformats.org/officeDocument/2006/relationships/hyperlink" Target="https://mirror.enha.kr/wiki/ARM%20Cortex-A%20%EC%8B%9C%EB%A6%AC%EC%A6%88" TargetMode="External"/><Relationship Id="rId225" Type="http://schemas.openxmlformats.org/officeDocument/2006/relationships/hyperlink" Target="https://mirror.enha.kr/wiki/ARM%20Cortex-A%20%EC%8B%9C%EB%A6%AC%EC%A6%88" TargetMode="External"/><Relationship Id="rId246" Type="http://schemas.openxmlformats.org/officeDocument/2006/relationships/hyperlink" Target="https://mirror.enha.kr/wiki/ARM%20Cortex-A%20%EC%8B%9C%EB%A6%AC%EC%A6%88" TargetMode="External"/><Relationship Id="rId267" Type="http://schemas.openxmlformats.org/officeDocument/2006/relationships/hyperlink" Target="https://mirror.enha.kr/wiki/ARM%20Cortex-A%20%EC%8B%9C%EB%A6%AC%EC%A6%88" TargetMode="External"/><Relationship Id="rId288" Type="http://schemas.openxmlformats.org/officeDocument/2006/relationships/hyperlink" Target="https://mirror.enha.kr/wiki/ARM%20Cortex-A%20%EC%8B%9C%EB%A6%AC%EC%A6%88" TargetMode="External"/><Relationship Id="rId106" Type="http://schemas.openxmlformats.org/officeDocument/2006/relationships/hyperlink" Target="http://community.arm.com/groups/processors/blog/2014/09/30/arm-cortex-a17-cortex-a12-processor-update" TargetMode="External"/><Relationship Id="rId127" Type="http://schemas.openxmlformats.org/officeDocument/2006/relationships/hyperlink" Target="https://mirror.enha.kr/wiki/%EB%AF%B8%EB%94%94%EC%96%B4%ED%85%8D" TargetMode="External"/><Relationship Id="rId313" Type="http://schemas.openxmlformats.org/officeDocument/2006/relationships/hyperlink" Target="https://mirror.enha.kr/wiki/ARM%20Cortex-A%20%EC%8B%9C%EB%A6%AC%EC%A6%88" TargetMode="External"/><Relationship Id="rId10" Type="http://schemas.openxmlformats.org/officeDocument/2006/relationships/hyperlink" Target="http://rigvedawiki.net/r1/wiki.php/ARM%20Cortex-A%20%EC%8B%9C%EB%A6%AC%EC%A6%88?action=edit&amp;section=3" TargetMode="External"/><Relationship Id="rId31" Type="http://schemas.openxmlformats.org/officeDocument/2006/relationships/hyperlink" Target="http://rigvedawiki.net/r1/wiki.php/ARM%20Cortex-A%20%EC%8B%9C%EB%A6%AC%EC%A6%88?action=edit&amp;section=6" TargetMode="External"/><Relationship Id="rId52" Type="http://schemas.openxmlformats.org/officeDocument/2006/relationships/hyperlink" Target="https://mirror.enha.kr/wiki/%EC%9A%B4%EC%98%81%EC%B2%B4%EC%A0%9C" TargetMode="External"/><Relationship Id="rId73" Type="http://schemas.openxmlformats.org/officeDocument/2006/relationships/hyperlink" Target="https://mirror.enha.kr/wiki/%ED%80%84%EC%BB%B4%20%EC%8A%A4%EB%83%85%EB%93%9C%EB%9E%98%EA%B3%A4" TargetMode="External"/><Relationship Id="rId94" Type="http://schemas.openxmlformats.org/officeDocument/2006/relationships/hyperlink" Target="https://mirror.enha.kr/wiki/ARM%20Cortex-A%20%EC%8B%9C%EB%A6%AC%EC%A6%88" TargetMode="External"/><Relationship Id="rId148" Type="http://schemas.openxmlformats.org/officeDocument/2006/relationships/hyperlink" Target="https://mirror.enha.kr/wiki/ARM%20Cortex-A%20%EC%8B%9C%EB%A6%AC%EC%A6%88" TargetMode="External"/><Relationship Id="rId169" Type="http://schemas.openxmlformats.org/officeDocument/2006/relationships/hyperlink" Target="https://mirror.enha.kr/wiki/Windows%20Mobile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mirror.enha.kr/wiki/OMAP" TargetMode="External"/><Relationship Id="rId215" Type="http://schemas.openxmlformats.org/officeDocument/2006/relationships/hyperlink" Target="https://mirror.enha.kr/wiki/Qualcomm%20Scorpion" TargetMode="External"/><Relationship Id="rId236" Type="http://schemas.openxmlformats.org/officeDocument/2006/relationships/hyperlink" Target="http://rigvedawiki.net/r1/wiki.php/ARM%20Cortex-A%20%EC%8B%9C%EB%A6%AC%EC%A6%88?action=edit&amp;section=31" TargetMode="External"/><Relationship Id="rId257" Type="http://schemas.openxmlformats.org/officeDocument/2006/relationships/hyperlink" Target="http://images.anandtech.com/doci/7910/Cyclone_575px.png" TargetMode="External"/><Relationship Id="rId278" Type="http://schemas.openxmlformats.org/officeDocument/2006/relationships/hyperlink" Target="https://mirror.enha.kr/wiki/ARM%20Cortex-A%20%EC%8B%9C%EB%A6%AC%EC%A6%88" TargetMode="External"/><Relationship Id="rId303" Type="http://schemas.openxmlformats.org/officeDocument/2006/relationships/hyperlink" Target="https://mirror.enha.kr/wiki/%EB%8D%94%20%EC%9D%B4%EC%83%81%EC%9D%98%20%EC%9E%90%EC%84%B8%ED%95%9C%20%EC%84%A4%EB%AA%85%EC%9D%80%20%EC%83%9D%EB%9E%B5%ED%95%9C%EB%8B%A4" TargetMode="External"/><Relationship Id="rId42" Type="http://schemas.openxmlformats.org/officeDocument/2006/relationships/hyperlink" Target="https://mirror.enha.kr/wiki/Texas%20Instruments" TargetMode="External"/><Relationship Id="rId84" Type="http://schemas.openxmlformats.org/officeDocument/2006/relationships/hyperlink" Target="http://rigvedawiki.net/r1/wiki.php/ARM%20Cortex-A%20%EC%8B%9C%EB%A6%AC%EC%A6%88?action=edit&amp;section=12" TargetMode="External"/><Relationship Id="rId138" Type="http://schemas.openxmlformats.org/officeDocument/2006/relationships/hyperlink" Target="https://mirror.enha.kr/wiki/ARM%20Cortex-A%20%EC%8B%9C%EB%A6%AC%EC%A6%88" TargetMode="External"/><Relationship Id="rId191" Type="http://schemas.openxmlformats.org/officeDocument/2006/relationships/hyperlink" Target="https://mirror.enha.kr/wiki/%ED%80%84%EC%BB%B4%20%EC%8A%A4%EB%83%85%EB%93%9C%EB%9E%98%EA%B3%A4" TargetMode="External"/><Relationship Id="rId205" Type="http://schemas.openxmlformats.org/officeDocument/2006/relationships/hyperlink" Target="https://mirror.enha.kr/wiki/%ED%80%84%EC%BB%B4%20%EC%8A%A4%EB%83%85%EB%93%9C%EB%9E%98%EA%B3%A4" TargetMode="External"/><Relationship Id="rId247" Type="http://schemas.openxmlformats.org/officeDocument/2006/relationships/hyperlink" Target="http://rigvedawiki.net/r1/wiki.php/ARM%20Cortex-A%20%EC%8B%9C%EB%A6%AC%EC%A6%88?action=edit&amp;section=33" TargetMode="External"/><Relationship Id="rId107" Type="http://schemas.openxmlformats.org/officeDocument/2006/relationships/hyperlink" Target="http://rigvedawiki.net/r1/wiki.php/ARM%20Cortex-A%20%EC%8B%9C%EB%A6%AC%EC%A6%88?action=edit&amp;section=16" TargetMode="External"/><Relationship Id="rId289" Type="http://schemas.openxmlformats.org/officeDocument/2006/relationships/hyperlink" Target="https://mirror.enha.kr/wiki/ARM%20Cortex-A%20%EC%8B%9C%EB%A6%AC%EC%A6%88" TargetMode="External"/><Relationship Id="rId11" Type="http://schemas.openxmlformats.org/officeDocument/2006/relationships/hyperlink" Target="https://mirror.enha.kr/wiki/ARM%20Cortex-A%20%EC%8B%9C%EB%A6%AC%EC%A6%88" TargetMode="External"/><Relationship Id="rId53" Type="http://schemas.openxmlformats.org/officeDocument/2006/relationships/hyperlink" Target="https://mirror.enha.kr/wiki/%EC%95%88%EB%93%9C%EB%A1%9C%EC%9D%B4%EB%93%9C%28OS%29" TargetMode="External"/><Relationship Id="rId149" Type="http://schemas.openxmlformats.org/officeDocument/2006/relationships/hyperlink" Target="https://mirror.enha.kr/wiki/ARM%20Cortex-A%20%EC%8B%9C%EB%A6%AC%EC%A6%88" TargetMode="External"/><Relationship Id="rId314" Type="http://schemas.openxmlformats.org/officeDocument/2006/relationships/hyperlink" Target="https://mirror.enha.kr/wiki/ARM%20Cortex-A%20%EC%8B%9C%EB%A6%AC%EC%A6%88" TargetMode="External"/><Relationship Id="rId95" Type="http://schemas.openxmlformats.org/officeDocument/2006/relationships/hyperlink" Target="https://mirror.enha.kr/wiki/ARM%20Cortex-A%20%EC%8B%9C%EB%A6%AC%EC%A6%88" TargetMode="External"/><Relationship Id="rId160" Type="http://schemas.openxmlformats.org/officeDocument/2006/relationships/hyperlink" Target="https://mirror.enha.kr/wiki/ARM%20Cortex-A%20%EC%8B%9C%EB%A6%AC%EC%A6%88" TargetMode="External"/><Relationship Id="rId216" Type="http://schemas.openxmlformats.org/officeDocument/2006/relationships/hyperlink" Target="https://mirror.enha.kr/wiki/CPU" TargetMode="External"/><Relationship Id="rId258" Type="http://schemas.openxmlformats.org/officeDocument/2006/relationships/hyperlink" Target="https://mirror.enha.kr/wiki/%EC%95%A0%ED%94%8C%28%EA%B8%B0%EC%97%85%29" TargetMode="External"/><Relationship Id="rId22" Type="http://schemas.openxmlformats.org/officeDocument/2006/relationships/hyperlink" Target="http://rigvedawiki.net/r1/wiki.php/ARM%20Cortex-A%20%EC%8B%9C%EB%A6%AC%EC%A6%88?action=edit&amp;section=5" TargetMode="External"/><Relationship Id="rId64" Type="http://schemas.openxmlformats.org/officeDocument/2006/relationships/image" Target="media/image7.png"/><Relationship Id="rId118" Type="http://schemas.openxmlformats.org/officeDocument/2006/relationships/hyperlink" Target="https://mirror.enha.kr/wiki/ARM%20Cortex-A%20%EC%8B%9C%EB%A6%AC%EC%A6%88" TargetMode="External"/><Relationship Id="rId171" Type="http://schemas.openxmlformats.org/officeDocument/2006/relationships/hyperlink" Target="https://mirror.enha.kr/wiki/ARM%20Cortex-A%20%EC%8B%9C%EB%A6%AC%EC%A6%88" TargetMode="External"/><Relationship Id="rId227" Type="http://schemas.openxmlformats.org/officeDocument/2006/relationships/hyperlink" Target="http://i-cdn.phonearena.com/images/articles/71040-thumb/krait.png" TargetMode="External"/><Relationship Id="rId269" Type="http://schemas.openxmlformats.org/officeDocument/2006/relationships/hyperlink" Target="https://mirror.enha.kr/wiki/%EC%97%91%EC%8B%9C%EB%85%B8%EC%8A%A4" TargetMode="External"/><Relationship Id="rId33" Type="http://schemas.openxmlformats.org/officeDocument/2006/relationships/hyperlink" Target="https://mirror.enha.kr/wiki/ARM%20Cortex-A%20%EC%8B%9C%EB%A6%AC%EC%A6%88" TargetMode="External"/><Relationship Id="rId129" Type="http://schemas.openxmlformats.org/officeDocument/2006/relationships/hyperlink" Target="https://mirror.enha.kr/wiki/ARM%20Cortex-A%20%EC%8B%9C%EB%A6%AC%EC%A6%88" TargetMode="External"/><Relationship Id="rId280" Type="http://schemas.openxmlformats.org/officeDocument/2006/relationships/hyperlink" Target="https://mirror.enha.kr/wiki/OMAP" TargetMode="External"/><Relationship Id="rId75" Type="http://schemas.openxmlformats.org/officeDocument/2006/relationships/hyperlink" Target="https://mirror.enha.kr/wiki/ARM%20Cortex-A%20%EC%8B%9C%EB%A6%AC%EC%A6%88" TargetMode="External"/><Relationship Id="rId140" Type="http://schemas.openxmlformats.org/officeDocument/2006/relationships/hyperlink" Target="http://rigvedawiki.net/r1/wiki.php/ARM%20Cortex-A%20%EC%8B%9C%EB%A6%AC%EC%A6%88?action=edit&amp;section=22" TargetMode="External"/><Relationship Id="rId182" Type="http://schemas.openxmlformats.org/officeDocument/2006/relationships/hyperlink" Target="https://mirror.enha.kr/wiki/ARM%20Cortex-A%20%EC%8B%9C%EB%A6%AC%EC%A6%88" TargetMode="External"/><Relationship Id="rId6" Type="http://schemas.openxmlformats.org/officeDocument/2006/relationships/hyperlink" Target="https://mirror.enha.kr/wiki/ARM%20Cortex-A%20%EC%8B%9C%EB%A6%AC%EC%A6%88" TargetMode="External"/><Relationship Id="rId238" Type="http://schemas.openxmlformats.org/officeDocument/2006/relationships/hyperlink" Target="https://mirror.enha.kr/wiki/ARM%20Cortex-A%20%EC%8B%9C%EB%A6%AC%EC%A6%88" TargetMode="External"/><Relationship Id="rId291" Type="http://schemas.openxmlformats.org/officeDocument/2006/relationships/hyperlink" Target="https://mirror.enha.kr/wiki/ARM%20Cortex-A%20%EC%8B%9C%EB%A6%AC%EC%A6%88" TargetMode="External"/><Relationship Id="rId305" Type="http://schemas.openxmlformats.org/officeDocument/2006/relationships/hyperlink" Target="https://mirror.enha.kr/wiki/ARM%20Cortex-A%20%EC%8B%9C%EB%A6%AC%EC%A6%88" TargetMode="External"/><Relationship Id="rId44" Type="http://schemas.openxmlformats.org/officeDocument/2006/relationships/hyperlink" Target="https://mirror.enha.kr/wiki/%EC%82%BC%EC%84%B1%EC%A0%84%EC%9E%90" TargetMode="External"/><Relationship Id="rId86" Type="http://schemas.openxmlformats.org/officeDocument/2006/relationships/hyperlink" Target="https://mirror.enha.kr/wiki/ARM%20Cortex-A%20%EC%8B%9C%EB%A6%AC%EC%A6%88" TargetMode="External"/><Relationship Id="rId151" Type="http://schemas.openxmlformats.org/officeDocument/2006/relationships/hyperlink" Target="https://mirror.enha.kr/wiki/ARM%20Cortex-A%20%EC%8B%9C%EB%A6%AC%EC%A6%88" TargetMode="External"/><Relationship Id="rId193" Type="http://schemas.openxmlformats.org/officeDocument/2006/relationships/hyperlink" Target="https://mirror.enha.kr/wiki/LTE" TargetMode="External"/><Relationship Id="rId207" Type="http://schemas.openxmlformats.org/officeDocument/2006/relationships/hyperlink" Target="https://mirror.enha.kr/wiki/%ED%80%84%EC%BB%B4%20%EC%8A%A4%EB%83%85%EB%93%9C%EB%9E%98%EA%B3%A4" TargetMode="External"/><Relationship Id="rId249" Type="http://schemas.openxmlformats.org/officeDocument/2006/relationships/hyperlink" Target="https://mirror.enha.kr/wiki/ARM%20Cortex-A%20%EC%8B%9C%EB%A6%AC%EC%A6%8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7527</Words>
  <Characters>42906</Characters>
  <Application>Microsoft Office Word</Application>
  <DocSecurity>0</DocSecurity>
  <Lines>357</Lines>
  <Paragraphs>100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cp:lastPrinted>2015-02-04T13:04:00Z</cp:lastPrinted>
  <dcterms:created xsi:type="dcterms:W3CDTF">2015-02-04T13:00:00Z</dcterms:created>
  <dcterms:modified xsi:type="dcterms:W3CDTF">2015-02-04T13:16:00Z</dcterms:modified>
</cp:coreProperties>
</file>